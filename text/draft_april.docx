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978" w:rsidRDefault="00411D18">
      <w:pPr>
        <w:pStyle w:val="1"/>
        <w:rPr>
          <w:sz w:val="36"/>
          <w:szCs w:val="36"/>
        </w:rPr>
      </w:pPr>
      <w:r>
        <w:rPr>
          <w:sz w:val="36"/>
          <w:szCs w:val="36"/>
        </w:rPr>
        <w:t>Consistency, uncertainty of eye path and visual appeal of webpages</w:t>
      </w:r>
    </w:p>
    <w:p w:rsidR="00A22978" w:rsidRDefault="00411D18">
      <w:pPr>
        <w:pStyle w:val="2"/>
      </w:pPr>
      <w:r>
        <w:t>Abstract</w:t>
      </w:r>
    </w:p>
    <w:p w:rsidR="00A22978" w:rsidRDefault="00411D18">
      <w:r>
        <w:rPr>
          <w:rFonts w:hint="eastAsia"/>
        </w:rPr>
        <w:t xml:space="preserve">We put </w:t>
      </w:r>
      <w:r>
        <w:t>forward the</w:t>
      </w:r>
      <w:r>
        <w:rPr>
          <w:rFonts w:hint="eastAsia"/>
        </w:rPr>
        <w:t xml:space="preserve"> </w:t>
      </w:r>
      <w:r>
        <w:t>concept of Eye-path Consistency and conduct an eye-tracking experiment to study its correlation with the visual appeal of webpages. Several indexes are introduced to measure the EPC with three indexes (IF measuring local fixation consistency, EF measuring overall fixation consistency and the LCS value measuring the consistency among the AOI transition sequences)</w:t>
      </w:r>
      <w:r w:rsidR="00082DA3">
        <w:t xml:space="preserve"> </w:t>
      </w:r>
      <w:r>
        <w:t>respectively</w:t>
      </w:r>
      <w:r>
        <w:rPr>
          <w:rFonts w:hint="eastAsia"/>
        </w:rPr>
        <w:t xml:space="preserve"> </w:t>
      </w:r>
      <w:r>
        <w:t xml:space="preserve">showing significant correlations with visual appeal, which gives powerful support to the significant negative correlation between EPC and visual appeal as well as the Fluency Theory (Reber et al 2012). Further, by analyzing the eye-tracking data by time, we put forward </w:t>
      </w:r>
      <w:r>
        <w:rPr>
          <w:highlight w:val="yellow"/>
        </w:rPr>
        <w:t>plausible</w:t>
      </w:r>
      <w:r>
        <w:rPr>
          <w:rFonts w:hint="eastAsia"/>
          <w:highlight w:val="yellow"/>
        </w:rPr>
        <w:t xml:space="preserve"> </w:t>
      </w:r>
      <w:r>
        <w:t>conjecture</w:t>
      </w:r>
      <w:r>
        <w:rPr>
          <w:rFonts w:hint="eastAsia"/>
        </w:rPr>
        <w:t xml:space="preserve"> </w:t>
      </w:r>
      <w:r>
        <w:t>on human vision process.</w:t>
      </w:r>
    </w:p>
    <w:p w:rsidR="00A22978" w:rsidRDefault="00411D18">
      <w:pPr>
        <w:pStyle w:val="2"/>
      </w:pPr>
      <w:r>
        <w:t>Keywords</w:t>
      </w:r>
    </w:p>
    <w:p w:rsidR="00A22978" w:rsidRDefault="00411D18">
      <w:r>
        <w:rPr>
          <w:rFonts w:hint="eastAsia"/>
        </w:rPr>
        <w:t xml:space="preserve">Visual appeal, eye tracking, Consistency, </w:t>
      </w:r>
      <w:r>
        <w:t>fixation distribution, AOI, edit distance</w:t>
      </w:r>
    </w:p>
    <w:p w:rsidR="00A22978" w:rsidRDefault="00411D18">
      <w:pPr>
        <w:pStyle w:val="2"/>
      </w:pPr>
      <w:r>
        <w:t>Introduction</w:t>
      </w:r>
    </w:p>
    <w:p w:rsidR="00A22978" w:rsidRDefault="00411D18">
      <w:r>
        <w:t>Webpage viewers’</w:t>
      </w:r>
      <w:r>
        <w:rPr>
          <w:rFonts w:hint="eastAsia"/>
        </w:rPr>
        <w:t xml:space="preserve"> form their </w:t>
      </w:r>
      <w:r>
        <w:t xml:space="preserve">first impressions of the page in less than 50 ms. Such kind of first impressions can later influences the user trustiness of a website. </w:t>
      </w:r>
    </w:p>
    <w:p w:rsidR="00A22978" w:rsidRDefault="00411D18">
      <w:r>
        <w:t>Viewing</w:t>
      </w:r>
      <w:r>
        <w:rPr>
          <w:rFonts w:hint="eastAsia"/>
        </w:rPr>
        <w:t xml:space="preserve"> a web</w:t>
      </w:r>
      <w:r>
        <w:t>page</w:t>
      </w:r>
      <w:r>
        <w:rPr>
          <w:rFonts w:hint="eastAsia"/>
        </w:rPr>
        <w:t xml:space="preserve"> is essentially a procedure of </w:t>
      </w:r>
      <w:r>
        <w:t>image processing in human visual system. Theories have being proposed on the relationship between processing fluency and aesthetic. This paper we address this problem by introducing a new concept called Eye-Path Consistency</w:t>
      </w:r>
      <w:r w:rsidR="00A71509">
        <w:t xml:space="preserve"> </w:t>
      </w:r>
      <w:r>
        <w:t>(EPC), which is extracted from eye-tracking data collected from a group of people viewing webpages</w:t>
      </w:r>
      <w:r>
        <w:rPr>
          <w:rFonts w:hint="eastAsia"/>
        </w:rPr>
        <w:t>.</w:t>
      </w:r>
      <w:r>
        <w:t xml:space="preserve"> The following are the main contributions we made:</w:t>
      </w:r>
    </w:p>
    <w:p w:rsidR="00A22978" w:rsidRDefault="00411D18">
      <w:pPr>
        <w:pStyle w:val="10"/>
        <w:numPr>
          <w:ilvl w:val="0"/>
          <w:numId w:val="1"/>
        </w:numPr>
        <w:ind w:firstLineChars="0"/>
      </w:pPr>
      <w:r>
        <w:rPr>
          <w:rFonts w:hint="eastAsia"/>
        </w:rPr>
        <w:t>We</w:t>
      </w:r>
      <w:r>
        <w:t xml:space="preserve"> put forward the hypothesis on the correlation between visual appeal and EPC.</w:t>
      </w:r>
    </w:p>
    <w:p w:rsidR="00A22978" w:rsidRDefault="00411D18">
      <w:pPr>
        <w:pStyle w:val="10"/>
        <w:numPr>
          <w:ilvl w:val="0"/>
          <w:numId w:val="1"/>
        </w:numPr>
        <w:ind w:firstLineChars="0"/>
      </w:pPr>
      <w:r>
        <w:t>We define indexes to measure the EPC of a webpage and conduct experiments to proof these indexes significantly correlated with visual appeal</w:t>
      </w:r>
    </w:p>
    <w:p w:rsidR="00A22978" w:rsidRDefault="00411D18">
      <w:pPr>
        <w:pStyle w:val="10"/>
        <w:numPr>
          <w:ilvl w:val="0"/>
          <w:numId w:val="1"/>
        </w:numPr>
        <w:ind w:firstLineChars="0"/>
      </w:pPr>
      <w:r>
        <w:t>We put forward the hypothesis on human early visual behavior base on the analysis result of the experiment data.</w:t>
      </w:r>
    </w:p>
    <w:p w:rsidR="00A22978" w:rsidRPr="00E9336A" w:rsidRDefault="00411D18" w:rsidP="00E9336A">
      <w:pPr>
        <w:pStyle w:val="2"/>
        <w:rPr>
          <w:rFonts w:hint="eastAsia"/>
        </w:rPr>
      </w:pPr>
      <w:r>
        <w:rPr>
          <w:rFonts w:hint="eastAsia"/>
        </w:rPr>
        <w:t>Related</w:t>
      </w:r>
      <w:r>
        <w:t xml:space="preserve"> Works</w:t>
      </w:r>
    </w:p>
    <w:p w:rsidR="003A2D34" w:rsidRPr="00140C4A" w:rsidRDefault="000160C3" w:rsidP="00B31E13">
      <w:pPr>
        <w:pStyle w:val="10"/>
        <w:ind w:firstLineChars="0"/>
        <w:rPr>
          <w:rFonts w:hint="eastAsia"/>
        </w:rPr>
      </w:pPr>
      <w:r w:rsidRPr="00140C4A">
        <w:t xml:space="preserve">Several theories </w:t>
      </w:r>
      <w:r w:rsidR="0039224D" w:rsidRPr="00140C4A">
        <w:t>we</w:t>
      </w:r>
      <w:r w:rsidRPr="00140C4A">
        <w:t xml:space="preserve">re raised to explain the </w:t>
      </w:r>
      <w:r w:rsidR="00B261CC" w:rsidRPr="00140C4A">
        <w:t>inner mechanism of aesthetic response:</w:t>
      </w:r>
      <w:r w:rsidR="004D4B9A" w:rsidRPr="00140C4A">
        <w:t xml:space="preserve"> the </w:t>
      </w:r>
      <w:r w:rsidR="00525441" w:rsidRPr="00140C4A">
        <w:t>mere exposure</w:t>
      </w:r>
      <w:r w:rsidR="005853FF" w:rsidRPr="00140C4A">
        <w:t xml:space="preserve"> theory</w:t>
      </w:r>
      <w:r w:rsidR="009D380A" w:rsidRPr="00F9215C">
        <w:rPr>
          <w:highlight w:val="yellow"/>
        </w:rPr>
        <w:t>(Zajonc 1968)</w:t>
      </w:r>
      <w:r w:rsidR="00525441" w:rsidRPr="00140C4A">
        <w:rPr>
          <w:rFonts w:hint="eastAsia"/>
        </w:rPr>
        <w:t>, arousal dynamic</w:t>
      </w:r>
      <w:r w:rsidR="005914AE" w:rsidRPr="00140C4A">
        <w:t>s</w:t>
      </w:r>
      <w:r w:rsidR="005853FF" w:rsidRPr="00140C4A">
        <w:t xml:space="preserve"> </w:t>
      </w:r>
      <w:r w:rsidR="00B065A7" w:rsidRPr="00140C4A">
        <w:t>theory</w:t>
      </w:r>
      <w:r w:rsidR="009D380A" w:rsidRPr="00F9215C">
        <w:rPr>
          <w:highlight w:val="yellow"/>
        </w:rPr>
        <w:t>(</w:t>
      </w:r>
      <w:r w:rsidR="00FB3F2F" w:rsidRPr="00F9215C">
        <w:rPr>
          <w:highlight w:val="yellow"/>
        </w:rPr>
        <w:t>Berlyne 1957,1960,1971</w:t>
      </w:r>
      <w:r w:rsidR="009D380A" w:rsidRPr="00F9215C">
        <w:rPr>
          <w:highlight w:val="yellow"/>
        </w:rPr>
        <w:t>)</w:t>
      </w:r>
      <w:r w:rsidR="00525441" w:rsidRPr="00140C4A">
        <w:rPr>
          <w:rFonts w:hint="eastAsia"/>
        </w:rPr>
        <w:t xml:space="preserve">, </w:t>
      </w:r>
      <w:r w:rsidR="005F123C" w:rsidRPr="00140C4A">
        <w:t>prototype theory</w:t>
      </w:r>
      <w:r w:rsidR="0039224D" w:rsidRPr="00F9215C">
        <w:rPr>
          <w:highlight w:val="yellow"/>
        </w:rPr>
        <w:t>(</w:t>
      </w:r>
      <w:r w:rsidR="00DA43FF" w:rsidRPr="00F9215C">
        <w:rPr>
          <w:highlight w:val="yellow"/>
        </w:rPr>
        <w:t>Rosch 1975</w:t>
      </w:r>
      <w:r w:rsidR="0039224D" w:rsidRPr="00F9215C">
        <w:rPr>
          <w:highlight w:val="yellow"/>
        </w:rPr>
        <w:t>)</w:t>
      </w:r>
      <w:r w:rsidR="005F123C" w:rsidRPr="00140C4A">
        <w:t>, flu</w:t>
      </w:r>
      <w:r w:rsidR="005853FF" w:rsidRPr="00140C4A">
        <w:t>ency theory</w:t>
      </w:r>
      <w:r w:rsidR="00C52427" w:rsidRPr="00F9215C">
        <w:rPr>
          <w:highlight w:val="yellow"/>
        </w:rPr>
        <w:t>(Reber 2012)</w:t>
      </w:r>
      <w:r w:rsidR="00B83CB7" w:rsidRPr="00140C4A">
        <w:t xml:space="preserve"> and so on.</w:t>
      </w:r>
      <w:r w:rsidR="004D07E2" w:rsidRPr="00140C4A">
        <w:t xml:space="preserve"> </w:t>
      </w:r>
      <w:r w:rsidR="00D039F2" w:rsidRPr="00140C4A">
        <w:t xml:space="preserve">They </w:t>
      </w:r>
      <w:r w:rsidR="00415FD6" w:rsidRPr="00140C4A">
        <w:t>all</w:t>
      </w:r>
      <w:r w:rsidR="00D039F2" w:rsidRPr="00140C4A">
        <w:t xml:space="preserve"> respectively </w:t>
      </w:r>
      <w:r w:rsidR="00D039F2" w:rsidRPr="00140C4A">
        <w:lastRenderedPageBreak/>
        <w:t xml:space="preserve">explain </w:t>
      </w:r>
      <w:r w:rsidR="003B6163" w:rsidRPr="00140C4A">
        <w:t xml:space="preserve">some of </w:t>
      </w:r>
      <w:r w:rsidR="00D039F2" w:rsidRPr="00140C4A">
        <w:t xml:space="preserve">the </w:t>
      </w:r>
      <w:r w:rsidR="00604C5D" w:rsidRPr="00140C4A">
        <w:t>observations</w:t>
      </w:r>
      <w:r w:rsidR="000C2FAD" w:rsidRPr="00140C4A">
        <w:t xml:space="preserve"> in experiments</w:t>
      </w:r>
      <w:r w:rsidR="000E0163" w:rsidRPr="00140C4A">
        <w:t xml:space="preserve"> while </w:t>
      </w:r>
      <w:r w:rsidR="00B7021E">
        <w:t>showing some limitations.</w:t>
      </w:r>
      <w:bookmarkStart w:id="0" w:name="_GoBack"/>
      <w:bookmarkEnd w:id="0"/>
    </w:p>
    <w:p w:rsidR="00447A3D" w:rsidRPr="00140C4A" w:rsidRDefault="00F3760A" w:rsidP="000160C3">
      <w:pPr>
        <w:pStyle w:val="10"/>
        <w:ind w:firstLineChars="0"/>
      </w:pPr>
      <w:r w:rsidRPr="00140C4A">
        <w:rPr>
          <w:rFonts w:hint="eastAsia"/>
        </w:rPr>
        <w:t>T</w:t>
      </w:r>
      <w:r w:rsidRPr="00140C4A">
        <w:t xml:space="preserve">he </w:t>
      </w:r>
      <w:r w:rsidR="005F3173" w:rsidRPr="00140C4A">
        <w:t>develo</w:t>
      </w:r>
      <w:r w:rsidR="00647CC4" w:rsidRPr="00140C4A">
        <w:t xml:space="preserve">pment of </w:t>
      </w:r>
      <w:r w:rsidR="00A907EA" w:rsidRPr="00140C4A">
        <w:t>Evolutionary Aesthetics</w:t>
      </w:r>
      <w:r w:rsidR="001E57D0" w:rsidRPr="00140C4A">
        <w:t>(</w:t>
      </w:r>
      <w:r w:rsidR="002C77A3" w:rsidRPr="00F9215C">
        <w:rPr>
          <w:rFonts w:ascii="宋体" w:hAnsi="宋体"/>
          <w:highlight w:val="yellow"/>
        </w:rPr>
        <w:t>Voland e</w:t>
      </w:r>
      <w:r w:rsidR="001E57D0" w:rsidRPr="00F9215C">
        <w:rPr>
          <w:rFonts w:ascii="宋体" w:hAnsi="宋体"/>
          <w:highlight w:val="yellow"/>
        </w:rPr>
        <w:t>t al. 1997</w:t>
      </w:r>
      <w:r w:rsidR="001E57D0" w:rsidRPr="00F9215C">
        <w:rPr>
          <w:highlight w:val="yellow"/>
        </w:rPr>
        <w:t>)</w:t>
      </w:r>
      <w:r w:rsidR="001E57D0" w:rsidRPr="00140C4A">
        <w:t xml:space="preserve"> </w:t>
      </w:r>
      <w:r w:rsidR="00A907EA" w:rsidRPr="00140C4A">
        <w:t xml:space="preserve">and </w:t>
      </w:r>
      <w:r w:rsidR="001C3451" w:rsidRPr="00140C4A">
        <w:t>Neuroaesthetics</w:t>
      </w:r>
      <w:r w:rsidR="004E14E8" w:rsidRPr="00F9215C">
        <w:rPr>
          <w:highlight w:val="yellow"/>
        </w:rPr>
        <w:t>(</w:t>
      </w:r>
      <w:r w:rsidR="004E14E8" w:rsidRPr="00F9215C">
        <w:rPr>
          <w:rFonts w:ascii="宋体" w:hAnsi="宋体"/>
          <w:highlight w:val="yellow"/>
        </w:rPr>
        <w:t>Jacobs C</w:t>
      </w:r>
      <w:r w:rsidR="004E14E8" w:rsidRPr="00F9215C">
        <w:rPr>
          <w:rFonts w:ascii="宋体" w:hAnsi="宋体"/>
          <w:highlight w:val="yellow"/>
        </w:rPr>
        <w:t xml:space="preserve"> 2003</w:t>
      </w:r>
      <w:r w:rsidR="004E14E8" w:rsidRPr="00F9215C">
        <w:rPr>
          <w:highlight w:val="yellow"/>
        </w:rPr>
        <w:t>)</w:t>
      </w:r>
      <w:r w:rsidR="008B0FD8" w:rsidRPr="00F9215C">
        <w:rPr>
          <w:highlight w:val="yellow"/>
        </w:rPr>
        <w:t>(</w:t>
      </w:r>
      <w:r w:rsidR="004E14E8" w:rsidRPr="00F9215C">
        <w:rPr>
          <w:rFonts w:ascii="宋体" w:hAnsi="宋体"/>
          <w:highlight w:val="yellow"/>
        </w:rPr>
        <w:t>Cinzia D D</w:t>
      </w:r>
      <w:r w:rsidR="004E14E8" w:rsidRPr="00F9215C">
        <w:rPr>
          <w:rFonts w:ascii="宋体" w:hAnsi="宋体"/>
          <w:highlight w:val="yellow"/>
        </w:rPr>
        <w:t xml:space="preserve"> 2009</w:t>
      </w:r>
      <w:r w:rsidR="008B0FD8" w:rsidRPr="00F9215C">
        <w:rPr>
          <w:highlight w:val="yellow"/>
        </w:rPr>
        <w:t>)</w:t>
      </w:r>
      <w:r w:rsidR="004E14E8" w:rsidRPr="00F9215C">
        <w:rPr>
          <w:highlight w:val="yellow"/>
        </w:rPr>
        <w:t>(</w:t>
      </w:r>
      <w:r w:rsidR="004E14E8" w:rsidRPr="00F9215C">
        <w:rPr>
          <w:rFonts w:ascii="宋体" w:hAnsi="宋体"/>
          <w:highlight w:val="yellow"/>
        </w:rPr>
        <w:t xml:space="preserve"> </w:t>
      </w:r>
      <w:r w:rsidR="004E14E8" w:rsidRPr="00F9215C">
        <w:rPr>
          <w:rFonts w:ascii="宋体" w:hAnsi="宋体"/>
          <w:highlight w:val="yellow"/>
        </w:rPr>
        <w:t>Celaconde C J</w:t>
      </w:r>
      <w:r w:rsidR="004E14E8" w:rsidRPr="00F9215C">
        <w:rPr>
          <w:rFonts w:ascii="宋体" w:hAnsi="宋体"/>
          <w:highlight w:val="yellow"/>
        </w:rPr>
        <w:t xml:space="preserve"> 2011</w:t>
      </w:r>
      <w:r w:rsidR="004E14E8" w:rsidRPr="00F9215C">
        <w:rPr>
          <w:highlight w:val="yellow"/>
        </w:rPr>
        <w:t>)</w:t>
      </w:r>
      <w:r w:rsidR="001C3451" w:rsidRPr="00F9215C">
        <w:rPr>
          <w:highlight w:val="yellow"/>
        </w:rPr>
        <w:t xml:space="preserve"> </w:t>
      </w:r>
      <w:r w:rsidR="00647CC4" w:rsidRPr="00140C4A">
        <w:t xml:space="preserve">provides us a chance to go deeper into the </w:t>
      </w:r>
      <w:r w:rsidR="00061579" w:rsidRPr="00140C4A">
        <w:t>issue</w:t>
      </w:r>
      <w:r w:rsidR="000D6C43" w:rsidRPr="00140C4A">
        <w:t>.</w:t>
      </w:r>
      <w:r w:rsidR="00C73750" w:rsidRPr="00140C4A">
        <w:t xml:space="preserve"> A</w:t>
      </w:r>
      <w:r w:rsidR="000B1329" w:rsidRPr="00140C4A">
        <w:t>nd their</w:t>
      </w:r>
      <w:r w:rsidR="00C73750" w:rsidRPr="00140C4A">
        <w:t xml:space="preserve"> methods of </w:t>
      </w:r>
      <w:r w:rsidR="00402C97" w:rsidRPr="00140C4A">
        <w:t xml:space="preserve">hypothesis and </w:t>
      </w:r>
      <w:r w:rsidR="00C73750" w:rsidRPr="00140C4A">
        <w:t xml:space="preserve">empirical </w:t>
      </w:r>
      <w:r w:rsidR="000C0021" w:rsidRPr="00140C4A">
        <w:t>analysis</w:t>
      </w:r>
      <w:r w:rsidR="00A05D9B" w:rsidRPr="00140C4A">
        <w:t xml:space="preserve"> are better compatible with other domains of </w:t>
      </w:r>
      <w:r w:rsidR="003C6696" w:rsidRPr="00140C4A">
        <w:t>science.</w:t>
      </w:r>
      <w:r w:rsidR="00AB5A9F" w:rsidRPr="00140C4A">
        <w:t xml:space="preserve"> According to evolutionary aesthetics,</w:t>
      </w:r>
      <w:r w:rsidR="006271C4" w:rsidRPr="00140C4A">
        <w:t xml:space="preserve"> </w:t>
      </w:r>
      <w:r w:rsidR="00DE443B" w:rsidRPr="00140C4A">
        <w:rPr>
          <w:rFonts w:ascii="宋体" w:hAnsi="宋体" w:hint="eastAsia"/>
          <w:szCs w:val="24"/>
          <w:highlight w:val="lightGray"/>
        </w:rPr>
        <w:t>美感的知觉过程是由浅入深逐步唤醒的</w:t>
      </w:r>
      <w:r w:rsidR="000B3C84" w:rsidRPr="00F9215C">
        <w:rPr>
          <w:rFonts w:ascii="宋体" w:hAnsi="宋体" w:hint="eastAsia"/>
          <w:szCs w:val="24"/>
          <w:highlight w:val="yellow"/>
        </w:rPr>
        <w:t>[</w:t>
      </w:r>
      <w:r w:rsidR="000B3C84" w:rsidRPr="00F9215C">
        <w:rPr>
          <w:rFonts w:ascii="宋体" w:hAnsi="宋体"/>
          <w:highlight w:val="yellow"/>
        </w:rPr>
        <w:t>Leder H, Belke B, Oeberst A, et al</w:t>
      </w:r>
      <w:r w:rsidR="000B3C84" w:rsidRPr="00F9215C">
        <w:rPr>
          <w:rFonts w:ascii="宋体" w:hAnsi="宋体"/>
          <w:highlight w:val="yellow"/>
        </w:rPr>
        <w:t xml:space="preserve"> 2004</w:t>
      </w:r>
      <w:r w:rsidR="000B3C84" w:rsidRPr="00F9215C">
        <w:rPr>
          <w:rFonts w:ascii="宋体" w:hAnsi="宋体" w:hint="eastAsia"/>
          <w:szCs w:val="24"/>
          <w:highlight w:val="yellow"/>
        </w:rPr>
        <w:t>]</w:t>
      </w:r>
      <w:r w:rsidR="00D5609D" w:rsidRPr="00140C4A">
        <w:rPr>
          <w:rFonts w:ascii="宋体" w:hAnsi="宋体" w:hint="eastAsia"/>
          <w:szCs w:val="24"/>
          <w:highlight w:val="lightGray"/>
        </w:rPr>
        <w:t>,可分成三个阶段</w:t>
      </w:r>
      <w:r w:rsidR="00D5609D" w:rsidRPr="00140C4A">
        <w:rPr>
          <w:highlight w:val="lightGray"/>
        </w:rPr>
        <w:t>:</w:t>
      </w:r>
      <w:r w:rsidR="00D5609D" w:rsidRPr="00140C4A">
        <w:t xml:space="preserve"> </w:t>
      </w:r>
      <w:r w:rsidR="003C1903" w:rsidRPr="00140C4A">
        <w:t>The</w:t>
      </w:r>
      <w:r w:rsidR="00D5609D" w:rsidRPr="00140C4A">
        <w:t xml:space="preserve"> perceptional analysis, the implicit memory integration, and the deep cognition. </w:t>
      </w:r>
    </w:p>
    <w:p w:rsidR="003A2D34" w:rsidRDefault="004F518D" w:rsidP="00032808">
      <w:pPr>
        <w:ind w:firstLine="420"/>
      </w:pPr>
      <w:r w:rsidRPr="00140C4A">
        <w:t xml:space="preserve">The </w:t>
      </w:r>
      <w:r w:rsidR="00B6548C" w:rsidRPr="00140C4A">
        <w:t>perceptional analysis</w:t>
      </w:r>
      <w:r w:rsidR="0004089E" w:rsidRPr="00140C4A">
        <w:t xml:space="preserve"> is a gradual-</w:t>
      </w:r>
      <w:r w:rsidR="000C653B" w:rsidRPr="00140C4A">
        <w:t>evolved</w:t>
      </w:r>
      <w:r w:rsidR="0004089E" w:rsidRPr="00140C4A">
        <w:t xml:space="preserve"> </w:t>
      </w:r>
      <w:r w:rsidR="004F4314" w:rsidRPr="00140C4A">
        <w:t xml:space="preserve">visual instinct and perceptual </w:t>
      </w:r>
      <w:r w:rsidR="00E71C56" w:rsidRPr="00140C4A">
        <w:t>knowledge</w:t>
      </w:r>
      <w:r w:rsidR="004F4314" w:rsidRPr="00140C4A">
        <w:t xml:space="preserve"> </w:t>
      </w:r>
      <w:r w:rsidR="002E557A" w:rsidRPr="00140C4A">
        <w:t>mecha</w:t>
      </w:r>
      <w:r w:rsidR="004F4314" w:rsidRPr="00140C4A">
        <w:t>nism</w:t>
      </w:r>
      <w:r w:rsidR="00A60180" w:rsidRPr="00F9215C">
        <w:rPr>
          <w:highlight w:val="yellow"/>
        </w:rPr>
        <w:t xml:space="preserve"> </w:t>
      </w:r>
      <w:r w:rsidR="000C1920" w:rsidRPr="00F9215C">
        <w:rPr>
          <w:highlight w:val="yellow"/>
        </w:rPr>
        <w:t>(</w:t>
      </w:r>
      <w:r w:rsidR="000C1920" w:rsidRPr="00F9215C">
        <w:rPr>
          <w:rFonts w:ascii="宋体" w:hAnsi="宋体"/>
          <w:highlight w:val="yellow"/>
        </w:rPr>
        <w:t>Voland et al. 1997</w:t>
      </w:r>
      <w:r w:rsidR="000C1920" w:rsidRPr="00F9215C">
        <w:rPr>
          <w:highlight w:val="yellow"/>
        </w:rPr>
        <w:t>)</w:t>
      </w:r>
      <w:r w:rsidR="00A83697" w:rsidRPr="00140C4A">
        <w:t>,</w:t>
      </w:r>
      <w:r w:rsidR="00D51BBF" w:rsidRPr="00140C4A">
        <w:t xml:space="preserve"> showing</w:t>
      </w:r>
      <w:r w:rsidR="009E1D0A" w:rsidRPr="00140C4A">
        <w:t xml:space="preserve"> consistency among individuals.</w:t>
      </w:r>
      <w:r w:rsidR="00F91FD0" w:rsidRPr="00140C4A">
        <w:t xml:space="preserve"> </w:t>
      </w:r>
      <w:r w:rsidR="00B31E9C">
        <w:t xml:space="preserve">It is better </w:t>
      </w:r>
      <w:r w:rsidR="00DA4DA1">
        <w:t>explained by the fluency theory</w:t>
      </w:r>
      <w:r w:rsidR="00A51998" w:rsidRPr="00140C4A">
        <w:t>.</w:t>
      </w:r>
      <w:r w:rsidR="00FC1C39" w:rsidRPr="00140C4A">
        <w:t xml:space="preserve"> </w:t>
      </w:r>
      <w:r w:rsidR="00F91FD0" w:rsidRPr="00140C4A">
        <w:t xml:space="preserve">The </w:t>
      </w:r>
      <w:r w:rsidR="00832B4B" w:rsidRPr="00140C4A">
        <w:t xml:space="preserve">implicit memory </w:t>
      </w:r>
      <w:r w:rsidR="00F967C6" w:rsidRPr="00140C4A">
        <w:t>integration is aroused slig</w:t>
      </w:r>
      <w:r w:rsidR="00B71E5D" w:rsidRPr="00140C4A">
        <w:t>htly later</w:t>
      </w:r>
      <w:r w:rsidR="00D11876">
        <w:t xml:space="preserve"> than the perceptional analysis.</w:t>
      </w:r>
      <w:r w:rsidR="00477400">
        <w:t xml:space="preserve"> It</w:t>
      </w:r>
      <w:r w:rsidR="00601DEC" w:rsidRPr="00140C4A">
        <w:t xml:space="preserve"> </w:t>
      </w:r>
      <w:r w:rsidR="00A60180" w:rsidRPr="00140C4A">
        <w:t>swift</w:t>
      </w:r>
      <w:r w:rsidR="00451B10" w:rsidRPr="00140C4A">
        <w:t>ly</w:t>
      </w:r>
      <w:r w:rsidR="00A60180" w:rsidRPr="00140C4A">
        <w:t xml:space="preserve"> judge</w:t>
      </w:r>
      <w:r w:rsidR="00E45C6A" w:rsidRPr="00140C4A">
        <w:t xml:space="preserve">s </w:t>
      </w:r>
      <w:r w:rsidR="00A60180" w:rsidRPr="00140C4A">
        <w:t xml:space="preserve">the familiarity of the </w:t>
      </w:r>
      <w:r w:rsidR="00BB3BAF" w:rsidRPr="00140C4A">
        <w:t>surrounding env</w:t>
      </w:r>
      <w:r w:rsidR="004F2DC7" w:rsidRPr="00140C4A">
        <w:t>ir</w:t>
      </w:r>
      <w:r w:rsidR="00BB3BAF" w:rsidRPr="00140C4A">
        <w:t>on</w:t>
      </w:r>
      <w:r w:rsidR="004F2DC7" w:rsidRPr="00140C4A">
        <w:t>ment</w:t>
      </w:r>
      <w:r w:rsidR="002D1A31" w:rsidRPr="00140C4A">
        <w:t xml:space="preserve"> through </w:t>
      </w:r>
      <w:r w:rsidR="002D1A31" w:rsidRPr="00140C4A">
        <w:t>unconscious memory</w:t>
      </w:r>
      <w:r w:rsidR="004F2DC7" w:rsidRPr="00140C4A">
        <w:t>.</w:t>
      </w:r>
      <w:r w:rsidR="002D1A31" w:rsidRPr="00140C4A">
        <w:t xml:space="preserve"> </w:t>
      </w:r>
      <w:r w:rsidR="00962237" w:rsidRPr="00140C4A">
        <w:t xml:space="preserve">The related theories are the mere exposure </w:t>
      </w:r>
      <w:r w:rsidR="008E0148" w:rsidRPr="00140C4A">
        <w:t xml:space="preserve">theory and the prototype theory. The </w:t>
      </w:r>
      <w:r w:rsidR="00BD346C" w:rsidRPr="00140C4A">
        <w:t xml:space="preserve">deep cognition is </w:t>
      </w:r>
      <w:r w:rsidR="001B413E" w:rsidRPr="00140C4A">
        <w:t>a</w:t>
      </w:r>
      <w:r w:rsidR="001B413E" w:rsidRPr="00140C4A">
        <w:t xml:space="preserve"> high level psychological behavior</w:t>
      </w:r>
      <w:r w:rsidR="00100DCD" w:rsidRPr="00140C4A">
        <w:t xml:space="preserve"> and shows great differences among individuals</w:t>
      </w:r>
      <w:r w:rsidR="007A376A">
        <w:t xml:space="preserve"> </w:t>
      </w:r>
      <w:r w:rsidR="0088621A">
        <w:t>of</w:t>
      </w:r>
      <w:r w:rsidR="007A376A">
        <w:t xml:space="preserve"> various background and ex</w:t>
      </w:r>
      <w:r w:rsidR="003B6D01">
        <w:t>perience</w:t>
      </w:r>
      <w:r w:rsidR="00100DCD" w:rsidRPr="00140C4A">
        <w:t>.</w:t>
      </w:r>
      <w:r w:rsidR="000F4583" w:rsidRPr="00140C4A">
        <w:t xml:space="preserve"> It </w:t>
      </w:r>
      <w:r w:rsidR="007C5DD5" w:rsidRPr="00140C4A">
        <w:t xml:space="preserve">is therefore </w:t>
      </w:r>
      <w:r w:rsidR="00571B43" w:rsidRPr="00140C4A">
        <w:t>to a great extent</w:t>
      </w:r>
      <w:r w:rsidR="007C5DD5" w:rsidRPr="00140C4A">
        <w:t xml:space="preserve"> responsible for </w:t>
      </w:r>
      <w:r w:rsidR="00C72856" w:rsidRPr="00140C4A">
        <w:t>the</w:t>
      </w:r>
      <w:r w:rsidR="006E4BA0" w:rsidRPr="00140C4A">
        <w:t xml:space="preserve"> general thinking of the immeasurability of aesthetics.</w:t>
      </w:r>
    </w:p>
    <w:p w:rsidR="00B16C34" w:rsidRDefault="000A4FB1" w:rsidP="00F53AEE">
      <w:pPr>
        <w:ind w:firstLine="412"/>
        <w:rPr>
          <w:rFonts w:hint="eastAsia"/>
        </w:rPr>
      </w:pPr>
      <w:r>
        <w:t xml:space="preserve">According to Tuch et al 2012, both the perceptional analysis and the </w:t>
      </w:r>
      <w:r w:rsidR="009F1D6A">
        <w:t>implicit memory integration are aroused within 50ms.</w:t>
      </w:r>
      <w:r w:rsidR="003C01BA">
        <w:t xml:space="preserve"> Interestingly, </w:t>
      </w:r>
      <w:r w:rsidR="00970E88">
        <w:t xml:space="preserve">researches show that </w:t>
      </w:r>
      <w:r w:rsidR="00587E85">
        <w:t>aesthetics judgements can be m</w:t>
      </w:r>
      <w:r w:rsidR="00F3618C">
        <w:t>ade with only 50ms of explosure</w:t>
      </w:r>
      <w:r w:rsidR="00F3618C" w:rsidRPr="00F9215C">
        <w:rPr>
          <w:highlight w:val="yellow"/>
        </w:rPr>
        <w:t xml:space="preserve"> </w:t>
      </w:r>
      <w:r w:rsidR="0038194F" w:rsidRPr="00F9215C">
        <w:rPr>
          <w:highlight w:val="yellow"/>
        </w:rPr>
        <w:t>(</w:t>
      </w:r>
      <w:r w:rsidR="00F3618C" w:rsidRPr="00F9215C">
        <w:rPr>
          <w:highlight w:val="yellow"/>
        </w:rPr>
        <w:t>Lindgaard et al. 2006</w:t>
      </w:r>
      <w:r w:rsidR="0038194F" w:rsidRPr="00F9215C">
        <w:rPr>
          <w:highlight w:val="yellow"/>
        </w:rPr>
        <w:t>)</w:t>
      </w:r>
      <w:r w:rsidR="00F3618C">
        <w:t>.</w:t>
      </w:r>
      <w:r w:rsidR="00426DB2">
        <w:t xml:space="preserve"> Experiments are conducted to better understand how </w:t>
      </w:r>
      <w:r w:rsidR="003A2653">
        <w:t>perceptional analysis works.</w:t>
      </w:r>
      <w:r w:rsidR="00DC393B">
        <w:t xml:space="preserve"> </w:t>
      </w:r>
      <w:r w:rsidR="00D213BA" w:rsidRPr="002B2B16">
        <w:rPr>
          <w:highlight w:val="lightGray"/>
        </w:rPr>
        <w:t xml:space="preserve">Michael S 2011 discussed </w:t>
      </w:r>
      <w:r w:rsidR="00F534AE" w:rsidRPr="002B2B16">
        <w:rPr>
          <w:highlight w:val="lightGray"/>
        </w:rPr>
        <w:t>visual attention distribution.</w:t>
      </w:r>
      <w:r w:rsidR="00666DBD" w:rsidRPr="002B2B16">
        <w:rPr>
          <w:highlight w:val="lightGray"/>
        </w:rPr>
        <w:t xml:space="preserve"> Michailidou E 2008 and Tuch.A.N et al 2012 discussed complexity.</w:t>
      </w:r>
      <w:r w:rsidR="00C77772">
        <w:t xml:space="preserve"> </w:t>
      </w:r>
      <w:r w:rsidR="008C5587">
        <w:t xml:space="preserve">Khalighy’s </w:t>
      </w:r>
      <w:r w:rsidR="00861198">
        <w:t xml:space="preserve">experiment </w:t>
      </w:r>
      <w:r w:rsidR="00F97207">
        <w:t>2015</w:t>
      </w:r>
      <w:r w:rsidR="00861198">
        <w:t xml:space="preserve"> </w:t>
      </w:r>
      <w:r w:rsidR="00606655">
        <w:t xml:space="preserve">showed the </w:t>
      </w:r>
      <w:r w:rsidR="00470A86">
        <w:t xml:space="preserve">relationship between </w:t>
      </w:r>
      <w:r w:rsidR="00E17C45">
        <w:t>aesthetics and contrast</w:t>
      </w:r>
      <w:r w:rsidR="00CB2D47">
        <w:t xml:space="preserve"> which is measured by defining pureness and proportion through </w:t>
      </w:r>
      <w:r w:rsidR="00CB2D47">
        <w:t>eye-tracking</w:t>
      </w:r>
      <w:r w:rsidR="00E17C45">
        <w:t>.</w:t>
      </w:r>
      <w:r w:rsidR="00CB2D47">
        <w:t xml:space="preserve"> </w:t>
      </w:r>
      <w:r w:rsidR="00225287">
        <w:t>T</w:t>
      </w:r>
      <w:r w:rsidR="0011272C">
        <w:t xml:space="preserve">he fluency theory which </w:t>
      </w:r>
      <w:r w:rsidR="00EF42E3">
        <w:t>posits</w:t>
      </w:r>
      <w:r w:rsidR="00F53AEE">
        <w:t xml:space="preserve"> that people</w:t>
      </w:r>
      <w:r w:rsidR="00F53AEE">
        <w:t xml:space="preserve"> </w:t>
      </w:r>
      <w:r w:rsidR="00F53AEE">
        <w:t>prefer visual displays to the extent that they</w:t>
      </w:r>
      <w:r w:rsidR="00F53AEE">
        <w:t xml:space="preserve"> </w:t>
      </w:r>
      <w:r w:rsidR="00F53AEE">
        <w:t>are proces</w:t>
      </w:r>
      <w:r w:rsidR="00146955">
        <w:t>sed</w:t>
      </w:r>
      <w:r w:rsidR="00567C3C">
        <w:t xml:space="preserve"> more </w:t>
      </w:r>
      <w:r w:rsidR="00465D21">
        <w:t xml:space="preserve">easily (or fluently) is so </w:t>
      </w:r>
      <w:r w:rsidR="00FD6911">
        <w:t>far</w:t>
      </w:r>
      <w:r w:rsidR="00567C3C">
        <w:t xml:space="preserve"> a </w:t>
      </w:r>
      <w:r w:rsidR="00A70C98">
        <w:t>good explanation to t</w:t>
      </w:r>
      <w:r w:rsidR="00094FB2">
        <w:t xml:space="preserve">he results of those experiments though it </w:t>
      </w:r>
      <w:r w:rsidR="002C1F49">
        <w:t xml:space="preserve">has some </w:t>
      </w:r>
      <w:r w:rsidR="007656FD" w:rsidRPr="00140C4A">
        <w:t>self-consistency</w:t>
      </w:r>
      <w:r w:rsidR="007656FD">
        <w:t xml:space="preserve"> problems.</w:t>
      </w:r>
    </w:p>
    <w:p w:rsidR="00A22978" w:rsidRDefault="00411D18">
      <w:pPr>
        <w:pStyle w:val="2"/>
      </w:pPr>
      <w:r>
        <w:rPr>
          <w:rFonts w:hint="eastAsia"/>
        </w:rPr>
        <w:t>Hypothesis</w:t>
      </w:r>
    </w:p>
    <w:p w:rsidR="00A22978" w:rsidRDefault="00411D18">
      <w:pPr>
        <w:pStyle w:val="3"/>
      </w:pPr>
      <w:r>
        <w:t>Consistency,</w:t>
      </w:r>
      <w:r w:rsidR="003B43E5">
        <w:t xml:space="preserve"> </w:t>
      </w:r>
      <w:r>
        <w:rPr>
          <w:rFonts w:hint="eastAsia"/>
        </w:rPr>
        <w:t xml:space="preserve">Uncertainty </w:t>
      </w:r>
      <w:r>
        <w:t>and visual appeal</w:t>
      </w:r>
    </w:p>
    <w:p w:rsidR="00A22978" w:rsidRDefault="00411D18">
      <w:r>
        <w:t>Different people</w:t>
      </w:r>
      <w:r>
        <w:rPr>
          <w:rFonts w:hint="eastAsia"/>
        </w:rPr>
        <w:t xml:space="preserve"> have different visual habits while browsing </w:t>
      </w:r>
      <w:r>
        <w:t>a stimulus for example a webpage. Some show more interests on images, while some others care more about verbal contents.</w:t>
      </w:r>
      <w:r w:rsidR="003B43E5">
        <w:t xml:space="preserve"> </w:t>
      </w:r>
      <w:r>
        <w:t>Thus it is</w:t>
      </w:r>
      <w:r>
        <w:rPr>
          <w:rFonts w:hint="eastAsia"/>
        </w:rPr>
        <w:t xml:space="preserve"> </w:t>
      </w:r>
      <w:r>
        <w:t>rather meaningless to measure the consistency between the eye paths of the viewers while deep reading.</w:t>
      </w:r>
      <w:r w:rsidR="003B43E5">
        <w:t xml:space="preserve"> </w:t>
      </w:r>
      <w:r>
        <w:t>However since all human individuals share the same visual system, there could be some</w:t>
      </w:r>
      <w:r>
        <w:rPr>
          <w:rFonts w:hint="eastAsia"/>
        </w:rPr>
        <w:t xml:space="preserve"> </w:t>
      </w:r>
      <w:r>
        <w:t>similarity</w:t>
      </w:r>
      <w:r>
        <w:rPr>
          <w:rFonts w:hint="eastAsia"/>
        </w:rPr>
        <w:t xml:space="preserve"> </w:t>
      </w:r>
      <w:r>
        <w:t>among</w:t>
      </w:r>
      <w:r>
        <w:rPr>
          <w:rFonts w:hint="eastAsia"/>
        </w:rPr>
        <w:t xml:space="preserve"> </w:t>
      </w:r>
      <w:r>
        <w:t xml:space="preserve">our visual behaviors in the very seconds of </w:t>
      </w:r>
      <w:r>
        <w:rPr>
          <w:highlight w:val="yellow"/>
        </w:rPr>
        <w:t>our exposure to a stimulus</w:t>
      </w:r>
      <w:r>
        <w:t xml:space="preserve"> which is worthy</w:t>
      </w:r>
      <w:r>
        <w:rPr>
          <w:rFonts w:hint="eastAsia"/>
        </w:rPr>
        <w:t xml:space="preserve"> </w:t>
      </w:r>
      <w:r>
        <w:t>researching.(</w:t>
      </w:r>
      <w:r>
        <w:rPr>
          <w:rFonts w:hint="eastAsia"/>
        </w:rPr>
        <w:t>这里需要</w:t>
      </w:r>
      <w:r>
        <w:t>关于人类</w:t>
      </w:r>
      <w:r>
        <w:rPr>
          <w:rFonts w:hint="eastAsia"/>
        </w:rPr>
        <w:t>视觉</w:t>
      </w:r>
      <w:r>
        <w:t>行为</w:t>
      </w:r>
      <w:r>
        <w:rPr>
          <w:rFonts w:hint="eastAsia"/>
        </w:rPr>
        <w:t>相似性方面的</w:t>
      </w:r>
      <w:r>
        <w:t>早先论文的支持</w:t>
      </w:r>
      <w:r>
        <w:rPr>
          <w:rFonts w:hint="eastAsia"/>
        </w:rPr>
        <w:t>，</w:t>
      </w:r>
      <w:r>
        <w:t>即从生理或神经层面支持人类眼睛</w:t>
      </w:r>
      <w:r>
        <w:rPr>
          <w:rFonts w:hint="eastAsia"/>
        </w:rPr>
        <w:t>行为</w:t>
      </w:r>
      <w:r>
        <w:t>的相似性</w:t>
      </w:r>
      <w:r>
        <w:rPr>
          <w:rFonts w:hint="eastAsia"/>
        </w:rPr>
        <w:t>，不受经验</w:t>
      </w:r>
      <w:r>
        <w:t>影响，可以是</w:t>
      </w:r>
      <w:r>
        <w:rPr>
          <w:rFonts w:hint="eastAsia"/>
        </w:rPr>
        <w:t>进化论</w:t>
      </w:r>
      <w:r>
        <w:t>方面的结果</w:t>
      </w:r>
      <w:r>
        <w:t>)</w:t>
      </w:r>
    </w:p>
    <w:p w:rsidR="00A22978" w:rsidRDefault="00411D18">
      <w:r>
        <w:t>As</w:t>
      </w:r>
      <w:r>
        <w:rPr>
          <w:rFonts w:hint="eastAsia"/>
        </w:rPr>
        <w:t xml:space="preserve"> the </w:t>
      </w:r>
      <w:r>
        <w:t>fluency theory arguing that ‘people prefer visual displays to the extent that they</w:t>
      </w:r>
      <w:r>
        <w:rPr>
          <w:rFonts w:hint="eastAsia"/>
        </w:rPr>
        <w:t xml:space="preserve"> </w:t>
      </w:r>
      <w:r>
        <w:t>are processed more easily or fluently’ (Reber 2012; Reber et al. 1998, 2004)</w:t>
      </w:r>
      <w:r>
        <w:rPr>
          <w:rFonts w:hint="eastAsia"/>
        </w:rPr>
        <w:t xml:space="preserve">, </w:t>
      </w:r>
      <w:r>
        <w:t>We believe that a webpage design with a good visual appeal should be able to conduct the viewer’s eye path in the initial seconds to reduce the uncertainty</w:t>
      </w:r>
      <w:r>
        <w:rPr>
          <w:rFonts w:hint="eastAsia"/>
        </w:rPr>
        <w:t xml:space="preserve"> </w:t>
      </w:r>
      <w:r>
        <w:t>of the eye path so that the viewer could process the page more easily.</w:t>
      </w:r>
      <w:r w:rsidR="00A5692D">
        <w:t xml:space="preserve"> </w:t>
      </w:r>
      <w:r>
        <w:t>To be short, the lower the uncertainty of the eye path is, the better is the visual appeal of the webpage.</w:t>
      </w:r>
    </w:p>
    <w:p w:rsidR="00A22978" w:rsidRDefault="00411D18">
      <w:r>
        <w:lastRenderedPageBreak/>
        <w:t>Since the similarity of people’s visual system, uncertainty can to some extent be observed by measuring the consistency among the initial eye paths (eye paths in the initial seconds)of different viewers.</w:t>
      </w:r>
      <w:r w:rsidR="00A5692D">
        <w:t xml:space="preserve"> </w:t>
      </w:r>
      <w:r>
        <w:t>The high consistency among</w:t>
      </w:r>
      <w:r>
        <w:rPr>
          <w:rFonts w:hint="eastAsia"/>
        </w:rPr>
        <w:t xml:space="preserve"> </w:t>
      </w:r>
      <w:r>
        <w:t>people’s initial eye paths</w:t>
      </w:r>
      <w:r>
        <w:rPr>
          <w:highlight w:val="yellow"/>
        </w:rPr>
        <w:t>(EPC)</w:t>
      </w:r>
      <w:r>
        <w:t xml:space="preserve">indicates a low uncertainty of </w:t>
      </w:r>
      <w:r>
        <w:rPr>
          <w:rFonts w:hint="eastAsia"/>
        </w:rPr>
        <w:t xml:space="preserve">the eye path of each individual and further, indicates a </w:t>
      </w:r>
      <w:r>
        <w:t>good visual appeal of the webpage.</w:t>
      </w:r>
    </w:p>
    <w:p w:rsidR="00A22978" w:rsidRDefault="00411D18">
      <w:pPr>
        <w:pStyle w:val="3"/>
      </w:pPr>
      <w:r>
        <w:t>I</w:t>
      </w:r>
      <w:r>
        <w:rPr>
          <w:rFonts w:hint="eastAsia"/>
        </w:rPr>
        <w:t>ndex</w:t>
      </w:r>
      <w:r>
        <w:t>es measuring EPC</w:t>
      </w:r>
    </w:p>
    <w:p w:rsidR="00A22978" w:rsidRDefault="00411D18">
      <w:r>
        <w:t>The EPC is a broad concept including time and space dimensions. In the following w</w:t>
      </w:r>
      <w:r>
        <w:rPr>
          <w:rFonts w:hint="eastAsia"/>
        </w:rPr>
        <w:t>e introduce several indexes to measure differe</w:t>
      </w:r>
      <w:r>
        <w:t>nt aspects of EPC.</w:t>
      </w:r>
      <w:r w:rsidR="00E35AED">
        <w:t xml:space="preserve"> </w:t>
      </w:r>
      <w:r>
        <w:t>The indexes are sorted by the ways</w:t>
      </w:r>
      <w:r>
        <w:rPr>
          <w:rFonts w:hint="eastAsia"/>
        </w:rPr>
        <w:t xml:space="preserve"> </w:t>
      </w:r>
      <w:r>
        <w:t>they are calculated.</w:t>
      </w:r>
    </w:p>
    <w:p w:rsidR="00A22978" w:rsidRDefault="00411D18">
      <w:pPr>
        <w:pStyle w:val="4"/>
      </w:pPr>
      <w:r>
        <w:t>D</w:t>
      </w:r>
      <w:r>
        <w:rPr>
          <w:rFonts w:hint="eastAsia"/>
        </w:rPr>
        <w:t>ata</w:t>
      </w:r>
      <w:r>
        <w:t xml:space="preserve"> format of eye trackers</w:t>
      </w:r>
    </w:p>
    <w:p w:rsidR="00A22978" w:rsidRDefault="00411D18">
      <w:r>
        <w:t>All t</w:t>
      </w:r>
      <w:r>
        <w:rPr>
          <w:rFonts w:hint="eastAsia"/>
        </w:rPr>
        <w:t xml:space="preserve">he indexes are calculated based on </w:t>
      </w:r>
      <w:r>
        <w:t xml:space="preserve">the </w:t>
      </w:r>
      <w:r>
        <w:rPr>
          <w:rFonts w:hint="eastAsia"/>
        </w:rPr>
        <w:t>data provided by the eye tracker.</w:t>
      </w:r>
      <w:r>
        <w:t xml:space="preserve"> The eye tracker records the viewer’s eye path through a series of fixations.</w:t>
      </w:r>
      <w:r w:rsidR="00867ACF">
        <w:t xml:space="preserve"> </w:t>
      </w:r>
      <w:r>
        <w:t xml:space="preserve">Each fixation has four </w:t>
      </w:r>
      <w:r>
        <w:rPr>
          <w:rFonts w:hint="eastAsia"/>
        </w:rPr>
        <w:t>parameters</w:t>
      </w:r>
      <w:r>
        <w:t>: Timestamp</w:t>
      </w:r>
      <w:r w:rsidR="00D32005">
        <w:t xml:space="preserve"> </w:t>
      </w:r>
      <w:r>
        <w:rPr>
          <w:rFonts w:hint="eastAsia"/>
        </w:rPr>
        <w:t>(starting time)</w:t>
      </w:r>
      <w:r>
        <w:t>, fixationDuration, MappedFixationPointX and MappedFixatonPointY. The former two tell time information of the fixation and the latter two tell the location of the fixation. The fixation points</w:t>
      </w:r>
      <w:r>
        <w:rPr>
          <w:rFonts w:hint="eastAsia"/>
        </w:rPr>
        <w:t xml:space="preserve"> </w:t>
      </w:r>
      <w:r>
        <w:t>are closely arrayed along time, sparing no time between each other. That is, the sum of the Timestamp and the fixationDuration of a fixation equals to the Timestamp of the next fixation.</w:t>
      </w:r>
    </w:p>
    <w:p w:rsidR="00A22978" w:rsidRDefault="00A22978"/>
    <w:p w:rsidR="00A22978" w:rsidRDefault="00411D18">
      <w:pPr>
        <w:pStyle w:val="4"/>
      </w:pPr>
      <w:r>
        <w:t>Fixation-distribution indexes:</w:t>
      </w:r>
    </w:p>
    <w:p w:rsidR="00A22978" w:rsidRDefault="00411D18">
      <w:r>
        <w:t>The fixation-distribution indexes are directly based on the fixation data of all viewers at a certain point of time, for example at 500ms after the webpage exposes, we introduce two indexes to measure the space-time range of the distribution of the fixations. The smaller is the range of the distribution, the higher is EPC.</w:t>
      </w:r>
    </w:p>
    <w:p w:rsidR="00A22978" w:rsidRDefault="00411D18">
      <w:pPr>
        <w:jc w:val="center"/>
      </w:pPr>
      <w:r>
        <w:rPr>
          <w:noProof/>
        </w:rPr>
        <w:lastRenderedPageBreak/>
        <w:drawing>
          <wp:inline distT="0" distB="0" distL="0" distR="0">
            <wp:extent cx="5257800" cy="3286125"/>
            <wp:effectExtent l="0" t="0" r="0" b="9525"/>
            <wp:docPr id="4" name="图片 4" descr="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stribu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57800" cy="3286125"/>
                    </a:xfrm>
                    <a:prstGeom prst="rect">
                      <a:avLst/>
                    </a:prstGeom>
                    <a:noFill/>
                    <a:ln>
                      <a:noFill/>
                    </a:ln>
                  </pic:spPr>
                </pic:pic>
              </a:graphicData>
            </a:graphic>
          </wp:inline>
        </w:drawing>
      </w:r>
    </w:p>
    <w:p w:rsidR="00A22978" w:rsidRDefault="00411D18">
      <w:pPr>
        <w:jc w:val="center"/>
        <w:rPr>
          <w:color w:val="5B9BD5" w:themeColor="accent1"/>
        </w:rPr>
      </w:pPr>
      <w:r>
        <w:rPr>
          <w:rFonts w:hint="eastAsia"/>
          <w:color w:val="5B9BD5" w:themeColor="accent1"/>
        </w:rPr>
        <w:t xml:space="preserve">%the fixations of all viewers on </w:t>
      </w:r>
      <w:r>
        <w:rPr>
          <w:color w:val="5B9BD5" w:themeColor="accent1"/>
        </w:rPr>
        <w:t xml:space="preserve">a certain </w:t>
      </w:r>
      <w:r>
        <w:rPr>
          <w:rFonts w:hint="eastAsia"/>
          <w:color w:val="5B9BD5" w:themeColor="accent1"/>
        </w:rPr>
        <w:t>exposure time</w:t>
      </w:r>
    </w:p>
    <w:p w:rsidR="00A22978" w:rsidRDefault="00411D18">
      <w:pPr>
        <w:rPr>
          <w:b/>
        </w:rPr>
      </w:pPr>
      <w:bookmarkStart w:id="1" w:name="OLE_LINK1"/>
      <w:r>
        <w:rPr>
          <w:b/>
        </w:rPr>
        <w:t>Measuring the range of overall distribution</w:t>
      </w:r>
    </w:p>
    <w:bookmarkEnd w:id="1"/>
    <w:p w:rsidR="00A22978" w:rsidRDefault="00411D18">
      <w:r>
        <w:t>The covariance matrix of the locations of the fixations is calculated to measure the space range of overall distribution, based on which we can obtain the area of the ellipse representing the range of the overall distribution. An integral from t to t+d</w:t>
      </w:r>
      <w:r w:rsidR="002163F7">
        <w:t>elta</w:t>
      </w:r>
      <w:r>
        <w:t>t is introduced to include the range</w:t>
      </w:r>
      <w:r>
        <w:rPr>
          <w:rFonts w:hint="eastAsia"/>
        </w:rPr>
        <w:t xml:space="preserve"> </w:t>
      </w:r>
      <w:r>
        <w:t>on time dimension.</w:t>
      </w:r>
    </w:p>
    <w:p w:rsidR="00A22978" w:rsidRDefault="00411D18">
      <w:pPr>
        <w:jc w:val="center"/>
      </w:pPr>
      <w:r>
        <w:rPr>
          <w:position w:val="-98"/>
        </w:rPr>
        <w:object w:dxaOrig="4245" w:dyaOrig="2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02pt" o:ole="">
            <v:imagedata r:id="rId8" o:title=""/>
          </v:shape>
          <o:OLEObject Type="Embed" ProgID="Equation.DSMT4" ShapeID="_x0000_i1025" DrawAspect="Content" ObjectID="_1554129892" r:id="rId9"/>
        </w:object>
      </w:r>
    </w:p>
    <w:p w:rsidR="00A22978" w:rsidRDefault="00411D18">
      <w:r>
        <w:t>We name it</w:t>
      </w:r>
      <w:r w:rsidR="00EC4CD0">
        <w:t xml:space="preserve"> </w:t>
      </w:r>
      <w:r>
        <w:t xml:space="preserve">the </w:t>
      </w:r>
      <w:r>
        <w:rPr>
          <w:b/>
        </w:rPr>
        <w:t>Ellipse function</w:t>
      </w:r>
      <w:r>
        <w:t xml:space="preserve"> (EF).</w:t>
      </w:r>
    </w:p>
    <w:p w:rsidR="00A22978" w:rsidRDefault="00A22978"/>
    <w:p w:rsidR="00A22978" w:rsidRDefault="00411D18">
      <w:r>
        <w:rPr>
          <w:noProof/>
        </w:rPr>
        <w:lastRenderedPageBreak/>
        <w:drawing>
          <wp:inline distT="0" distB="0" distL="0" distR="0">
            <wp:extent cx="5267325" cy="3305175"/>
            <wp:effectExtent l="0" t="0" r="9525" b="9525"/>
            <wp:docPr id="3" name="图片 3" descr="distribution-el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istribution-ellip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7325" cy="3305175"/>
                    </a:xfrm>
                    <a:prstGeom prst="rect">
                      <a:avLst/>
                    </a:prstGeom>
                    <a:noFill/>
                    <a:ln>
                      <a:noFill/>
                    </a:ln>
                  </pic:spPr>
                </pic:pic>
              </a:graphicData>
            </a:graphic>
          </wp:inline>
        </w:drawing>
      </w:r>
    </w:p>
    <w:p w:rsidR="00A22978" w:rsidRDefault="00411D18">
      <w:pPr>
        <w:jc w:val="center"/>
        <w:rPr>
          <w:color w:val="5B9BD5" w:themeColor="accent1"/>
        </w:rPr>
      </w:pPr>
      <w:r>
        <w:rPr>
          <w:rFonts w:hint="eastAsia"/>
          <w:color w:val="5B9BD5" w:themeColor="accent1"/>
        </w:rPr>
        <w:t>%the ellipse function measuring the range of overall distribution</w:t>
      </w:r>
    </w:p>
    <w:p w:rsidR="00A22978" w:rsidRDefault="00411D18">
      <w:pPr>
        <w:rPr>
          <w:b/>
          <w:bCs/>
        </w:rPr>
      </w:pPr>
      <w:r>
        <w:rPr>
          <w:b/>
        </w:rPr>
        <w:t>Measuring the range of local distribution</w:t>
      </w:r>
    </w:p>
    <w:p w:rsidR="00A22978" w:rsidRDefault="00411D18">
      <w:r>
        <w:t>To measure how spatial locally concentrated the fixations distribute, we put a filled circle with a certain radius on each fixation and calculates the area covered by the circles. Those circles may overlap with each other, reducing the area calculated. Thus the smaller is the index, the locally closer</w:t>
      </w:r>
      <w:r>
        <w:rPr>
          <w:rFonts w:hint="eastAsia"/>
        </w:rPr>
        <w:t xml:space="preserve"> </w:t>
      </w:r>
      <w:r>
        <w:t>are the fixations</w:t>
      </w:r>
      <w:r>
        <w:rPr>
          <w:rFonts w:hint="eastAsia"/>
        </w:rPr>
        <w:t xml:space="preserve">. </w:t>
      </w:r>
      <w:r>
        <w:t xml:space="preserve">Also, an integral is introduced to include the range on time dimension. Though the following </w:t>
      </w:r>
      <w:hyperlink r:id="rId11" w:history="1">
        <w:r>
          <w:t>mathematical</w:t>
        </w:r>
      </w:hyperlink>
      <w:r>
        <w:t> </w:t>
      </w:r>
      <w:hyperlink r:id="rId12" w:history="1">
        <w:r>
          <w:t>expression</w:t>
        </w:r>
      </w:hyperlink>
      <w:r>
        <w:t xml:space="preserve"> may look a bit complicate, the concept is very simple and natural indeed.</w:t>
      </w:r>
    </w:p>
    <w:p w:rsidR="00A22978" w:rsidRDefault="00411D18">
      <w:r>
        <w:rPr>
          <w:position w:val="-4"/>
        </w:rPr>
        <w:object w:dxaOrig="180" w:dyaOrig="285">
          <v:shape id="_x0000_i1026" type="#_x0000_t75" style="width:7.5pt;height:14.25pt" o:ole="">
            <v:imagedata r:id="rId13" o:title=""/>
          </v:shape>
          <o:OLEObject Type="Embed" ProgID="Equation.DSMT4" ShapeID="_x0000_i1026" DrawAspect="Content" ObjectID="_1554129893" r:id="rId14"/>
        </w:object>
      </w:r>
      <w:r>
        <w:t xml:space="preserve"> </w:t>
      </w:r>
      <w:r w:rsidR="00E27420">
        <w:t>Mark</w:t>
      </w:r>
      <w:r>
        <w:t xml:space="preserve"> %F(t) as the 2D point set of all the locations of the fixations at exposure time t</w:t>
      </w:r>
    </w:p>
    <w:p w:rsidR="00A22978" w:rsidRDefault="00411D18">
      <w:pPr>
        <w:jc w:val="center"/>
      </w:pPr>
      <w:r>
        <w:rPr>
          <w:position w:val="-92"/>
        </w:rPr>
        <w:object w:dxaOrig="4410" w:dyaOrig="2175">
          <v:shape id="_x0000_i1027" type="#_x0000_t75" style="width:221.25pt;height:108pt" o:ole="">
            <v:imagedata r:id="rId15" o:title=""/>
          </v:shape>
          <o:OLEObject Type="Embed" ProgID="Equation.DSMT4" ShapeID="_x0000_i1027" DrawAspect="Content" ObjectID="_1554129894" r:id="rId16"/>
        </w:object>
      </w:r>
    </w:p>
    <w:p w:rsidR="00A22978" w:rsidRDefault="00411D18">
      <w:r>
        <w:t xml:space="preserve">We name it the </w:t>
      </w:r>
      <w:r>
        <w:rPr>
          <w:b/>
        </w:rPr>
        <w:t>Island function</w:t>
      </w:r>
      <w:r>
        <w:t xml:space="preserve"> as the overlapped circles look like a series of islands on the screen.</w:t>
      </w:r>
    </w:p>
    <w:p w:rsidR="00A22978" w:rsidRDefault="00A22978"/>
    <w:p w:rsidR="00A22978" w:rsidRDefault="00411D18">
      <w:pPr>
        <w:rPr>
          <w:b/>
          <w:bCs/>
        </w:rPr>
      </w:pPr>
      <w:r>
        <w:rPr>
          <w:noProof/>
        </w:rPr>
        <w:lastRenderedPageBreak/>
        <w:drawing>
          <wp:inline distT="0" distB="0" distL="0" distR="0">
            <wp:extent cx="5276850" cy="3305175"/>
            <wp:effectExtent l="0" t="0" r="0" b="9525"/>
            <wp:docPr id="2" name="图片 2" descr="distribution-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istribution-isla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6850" cy="3305175"/>
                    </a:xfrm>
                    <a:prstGeom prst="rect">
                      <a:avLst/>
                    </a:prstGeom>
                    <a:noFill/>
                    <a:ln>
                      <a:noFill/>
                    </a:ln>
                  </pic:spPr>
                </pic:pic>
              </a:graphicData>
            </a:graphic>
          </wp:inline>
        </w:drawing>
      </w:r>
    </w:p>
    <w:p w:rsidR="00A22978" w:rsidRDefault="00411D18">
      <w:pPr>
        <w:jc w:val="center"/>
        <w:rPr>
          <w:color w:val="5B9BD5" w:themeColor="accent1"/>
        </w:rPr>
      </w:pPr>
      <w:r>
        <w:rPr>
          <w:rFonts w:hint="eastAsia"/>
          <w:color w:val="5B9BD5" w:themeColor="accent1"/>
        </w:rPr>
        <w:t xml:space="preserve">%the </w:t>
      </w:r>
      <w:r>
        <w:rPr>
          <w:color w:val="5B9BD5" w:themeColor="accent1"/>
        </w:rPr>
        <w:t>island</w:t>
      </w:r>
      <w:r>
        <w:rPr>
          <w:rFonts w:hint="eastAsia"/>
          <w:color w:val="5B9BD5" w:themeColor="accent1"/>
        </w:rPr>
        <w:t xml:space="preserve"> function measuring the range of </w:t>
      </w:r>
      <w:r>
        <w:rPr>
          <w:color w:val="5B9BD5" w:themeColor="accent1"/>
        </w:rPr>
        <w:t xml:space="preserve">local </w:t>
      </w:r>
      <w:r>
        <w:rPr>
          <w:rFonts w:hint="eastAsia"/>
          <w:color w:val="5B9BD5" w:themeColor="accent1"/>
        </w:rPr>
        <w:t>distribution</w:t>
      </w:r>
    </w:p>
    <w:p w:rsidR="00A22978" w:rsidRDefault="00A22978"/>
    <w:p w:rsidR="00A22978" w:rsidRDefault="00411D18">
      <w:pPr>
        <w:pStyle w:val="4"/>
      </w:pPr>
      <w:r>
        <w:t>Heat-map based indexes</w:t>
      </w:r>
    </w:p>
    <w:p w:rsidR="00A22978" w:rsidRDefault="00411D18">
      <w:pPr>
        <w:rPr>
          <w:b/>
        </w:rPr>
      </w:pPr>
      <w:r>
        <w:rPr>
          <w:b/>
        </w:rPr>
        <w:t>H</w:t>
      </w:r>
      <w:r>
        <w:rPr>
          <w:rFonts w:hint="eastAsia"/>
          <w:b/>
        </w:rPr>
        <w:t xml:space="preserve">eat </w:t>
      </w:r>
      <w:r>
        <w:rPr>
          <w:b/>
        </w:rPr>
        <w:t>map:</w:t>
      </w:r>
    </w:p>
    <w:p w:rsidR="00A22978" w:rsidRDefault="00411D18">
      <w:r>
        <w:rPr>
          <w:highlight w:val="yellow"/>
        </w:rPr>
        <w:t>The heat map shows the density of fixations on different locations by colors.</w:t>
      </w:r>
      <w:r w:rsidR="00E27420">
        <w:t xml:space="preserve"> </w:t>
      </w:r>
      <w:r>
        <w:t>Two</w:t>
      </w:r>
      <w:r>
        <w:rPr>
          <w:rFonts w:hint="eastAsia"/>
        </w:rPr>
        <w:t xml:space="preserve"> </w:t>
      </w:r>
      <w:r>
        <w:t>EPC-related indexes are calculated based on the heat map: the peak value and the histogram. To</w:t>
      </w:r>
      <w:r>
        <w:rPr>
          <w:rFonts w:hint="eastAsia"/>
        </w:rPr>
        <w:t xml:space="preserve"> ensure a </w:t>
      </w:r>
      <w:r>
        <w:t>standard measurement, the heat maps are</w:t>
      </w:r>
      <w:r>
        <w:rPr>
          <w:rFonts w:hint="eastAsia"/>
        </w:rPr>
        <w:t xml:space="preserve"> </w:t>
      </w:r>
      <w:r>
        <w:t>normalized so that the sum of all values of the pixels equal to 1. The heat map can then be regard as a two-dimensional probability density function.</w:t>
      </w:r>
    </w:p>
    <w:p w:rsidR="00A22978" w:rsidRDefault="002961CD">
      <w:pPr>
        <w:jc w:val="center"/>
      </w:pPr>
      <w:r>
        <w:pict>
          <v:shape id="_x0000_i1028" type="#_x0000_t75" style="width:422.25pt;height:132.75pt">
            <v:imagedata r:id="rId18" o:title="heatmap"/>
          </v:shape>
        </w:pict>
      </w:r>
    </w:p>
    <w:p w:rsidR="00A22978" w:rsidRDefault="00411D18">
      <w:pPr>
        <w:jc w:val="center"/>
        <w:rPr>
          <w:color w:val="5B9BD5" w:themeColor="accent1"/>
        </w:rPr>
      </w:pPr>
      <w:r>
        <w:rPr>
          <w:rFonts w:hint="eastAsia"/>
          <w:color w:val="5B9BD5" w:themeColor="accent1"/>
        </w:rPr>
        <w:t>%d</w:t>
      </w:r>
      <w:r>
        <w:rPr>
          <w:color w:val="5B9BD5" w:themeColor="accent1"/>
        </w:rPr>
        <w:t>oc:</w:t>
      </w:r>
      <w:r>
        <w:rPr>
          <w:rFonts w:hint="eastAsia"/>
          <w:color w:val="5B9BD5" w:themeColor="accent1"/>
        </w:rPr>
        <w:t xml:space="preserve"> </w:t>
      </w:r>
      <w:r>
        <w:rPr>
          <w:color w:val="5B9BD5" w:themeColor="accent1"/>
        </w:rPr>
        <w:t>heatmap%instruction:The heat map of a webpage</w:t>
      </w:r>
    </w:p>
    <w:p w:rsidR="00A22978" w:rsidRDefault="00411D18">
      <w:pPr>
        <w:rPr>
          <w:b/>
        </w:rPr>
      </w:pPr>
      <w:r>
        <w:rPr>
          <w:b/>
        </w:rPr>
        <w:t>Peak value:</w:t>
      </w:r>
    </w:p>
    <w:p w:rsidR="00A22978" w:rsidRDefault="00411D18">
      <w:r>
        <w:t xml:space="preserve">Peak value is the maximum value of the heat map produced by the fixations of all viewers. A high peak value shows how strong the strongest fixation concentration area of a webpage is. Though not directly related to EPC, </w:t>
      </w:r>
      <w:r>
        <w:rPr>
          <w:highlight w:val="yellow"/>
        </w:rPr>
        <w:t>it’s still taken into consideration as a comparison.</w:t>
      </w:r>
    </w:p>
    <w:p w:rsidR="00A22978" w:rsidRDefault="00314382">
      <w:r>
        <w:rPr>
          <w:b/>
        </w:rPr>
        <w:t>Chaotic Area:</w:t>
      </w:r>
    </w:p>
    <w:p w:rsidR="00A22978" w:rsidRDefault="00411D18">
      <w:pPr>
        <w:jc w:val="center"/>
      </w:pPr>
      <w:r>
        <w:rPr>
          <w:noProof/>
        </w:rPr>
        <w:lastRenderedPageBreak/>
        <w:drawing>
          <wp:inline distT="0" distB="0" distL="0" distR="0">
            <wp:extent cx="5267325" cy="1647825"/>
            <wp:effectExtent l="0" t="0" r="9525" b="9525"/>
            <wp:docPr id="5" name="图片 5" descr="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oi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647825"/>
                    </a:xfrm>
                    <a:prstGeom prst="rect">
                      <a:avLst/>
                    </a:prstGeom>
                    <a:noFill/>
                    <a:ln>
                      <a:noFill/>
                    </a:ln>
                  </pic:spPr>
                </pic:pic>
              </a:graphicData>
            </a:graphic>
          </wp:inline>
        </w:drawing>
      </w:r>
    </w:p>
    <w:p w:rsidR="00A22978" w:rsidRDefault="00EF4B5F">
      <w:pPr>
        <w:jc w:val="center"/>
        <w:rPr>
          <w:color w:val="5B9BD5" w:themeColor="accent1"/>
        </w:rPr>
      </w:pPr>
      <w:r>
        <w:rPr>
          <w:rFonts w:hint="eastAsia"/>
          <w:color w:val="5B9BD5" w:themeColor="accent1"/>
        </w:rPr>
        <w:t>%a</w:t>
      </w:r>
      <w:r w:rsidR="00411D18">
        <w:rPr>
          <w:rFonts w:hint="eastAsia"/>
          <w:color w:val="5B9BD5" w:themeColor="accent1"/>
        </w:rPr>
        <w:t xml:space="preserve"> heat map</w:t>
      </w:r>
      <w:r>
        <w:rPr>
          <w:rFonts w:hint="eastAsia"/>
          <w:color w:val="5B9BD5" w:themeColor="accent1"/>
        </w:rPr>
        <w:t xml:space="preserve"> on</w:t>
      </w:r>
      <w:r>
        <w:rPr>
          <w:color w:val="5B9BD5" w:themeColor="accent1"/>
        </w:rPr>
        <w:t xml:space="preserve"> the left has a larger Chaotic area than the right one</w:t>
      </w:r>
    </w:p>
    <w:p w:rsidR="00A22978" w:rsidRDefault="00A22978">
      <w:pPr>
        <w:jc w:val="center"/>
        <w:rPr>
          <w:color w:val="5B9BD5" w:themeColor="accent1"/>
        </w:rPr>
      </w:pPr>
    </w:p>
    <w:p w:rsidR="00A22978" w:rsidRDefault="00411D18">
      <w:r>
        <w:t xml:space="preserve">The </w:t>
      </w:r>
      <w:r w:rsidR="005D2A50">
        <w:t>non</w:t>
      </w:r>
      <w:r w:rsidR="008D52F1">
        <w:t>zero</w:t>
      </w:r>
      <w:r w:rsidR="007A4A7C">
        <w:t xml:space="preserve"> low-stage</w:t>
      </w:r>
      <w:r w:rsidR="009D3FE5">
        <w:t xml:space="preserve"> </w:t>
      </w:r>
      <w:r>
        <w:t xml:space="preserve">area of a normalized heat map represents the proportion of </w:t>
      </w:r>
      <w:r w:rsidR="001E04C0">
        <w:t xml:space="preserve">chaotic </w:t>
      </w:r>
      <w:r w:rsidR="00753C6F">
        <w:t>fixation area</w:t>
      </w:r>
      <w:r>
        <w:t xml:space="preserve">. Theoretically, a less </w:t>
      </w:r>
      <w:r w:rsidR="00701C86">
        <w:t>chaos</w:t>
      </w:r>
      <w:r>
        <w:t xml:space="preserve"> indicates the high certainty and concentration of fixation locations.</w:t>
      </w:r>
      <w:r>
        <w:rPr>
          <w:rFonts w:hint="eastAsia"/>
        </w:rPr>
        <w:t xml:space="preserve"> </w:t>
      </w:r>
      <w:r w:rsidR="00962F08">
        <w:t xml:space="preserve">However </w:t>
      </w:r>
      <w:r>
        <w:t>experiments are required to find out which stage of heat m</w:t>
      </w:r>
      <w:r w:rsidR="00FF7CAB">
        <w:t>ap represents the heat map chaos</w:t>
      </w:r>
      <w:r>
        <w:t xml:space="preserve"> best. Thus the heat map histogram is introduced to count the area proportion of each stage of value of a heat map and show them on a histogram, like the histogram of a picture used in software like Adobe Photoshop.</w:t>
      </w:r>
    </w:p>
    <w:p w:rsidR="00A22978" w:rsidRDefault="00411D18">
      <w:pPr>
        <w:jc w:val="center"/>
      </w:pPr>
      <w:r>
        <w:rPr>
          <w:rFonts w:hint="eastAsia"/>
          <w:noProof/>
        </w:rPr>
        <w:drawing>
          <wp:inline distT="0" distB="0" distL="0" distR="0">
            <wp:extent cx="4170045" cy="2431415"/>
            <wp:effectExtent l="0" t="0" r="1905" b="6985"/>
            <wp:docPr id="1" name="图片 1" descr="C:\Users\asd\AppData\Local\Microsoft\Windows\INetCache\Content.Word\his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d\AppData\Local\Microsoft\Windows\INetCache\Content.Word\histogram.jpg"/>
                    <pic:cNvPicPr>
                      <a:picLocks noChangeAspect="1" noChangeArrowheads="1"/>
                    </pic:cNvPicPr>
                  </pic:nvPicPr>
                  <pic:blipFill>
                    <a:blip r:embed="rId20" cstate="print">
                      <a:lum contrast="-20000"/>
                      <a:extLst>
                        <a:ext uri="{28A0092B-C50C-407E-A947-70E740481C1C}">
                          <a14:useLocalDpi xmlns:a14="http://schemas.microsoft.com/office/drawing/2010/main" val="0"/>
                        </a:ext>
                      </a:extLst>
                    </a:blip>
                    <a:srcRect/>
                    <a:stretch>
                      <a:fillRect/>
                    </a:stretch>
                  </pic:blipFill>
                  <pic:spPr>
                    <a:xfrm>
                      <a:off x="0" y="0"/>
                      <a:ext cx="4170045" cy="2431415"/>
                    </a:xfrm>
                    <a:prstGeom prst="rect">
                      <a:avLst/>
                    </a:prstGeom>
                    <a:noFill/>
                    <a:ln>
                      <a:noFill/>
                    </a:ln>
                  </pic:spPr>
                </pic:pic>
              </a:graphicData>
            </a:graphic>
          </wp:inline>
        </w:drawing>
      </w:r>
    </w:p>
    <w:p w:rsidR="00A22978" w:rsidRDefault="00411D18">
      <w:pPr>
        <w:jc w:val="center"/>
        <w:rPr>
          <w:color w:val="5B9BD5" w:themeColor="accent1"/>
        </w:rPr>
      </w:pPr>
      <w:r>
        <w:rPr>
          <w:rFonts w:hint="eastAsia"/>
          <w:color w:val="5B9BD5" w:themeColor="accent1"/>
        </w:rPr>
        <w:t>%</w:t>
      </w:r>
      <w:r>
        <w:rPr>
          <w:color w:val="5B9BD5" w:themeColor="accent1"/>
        </w:rPr>
        <w:t xml:space="preserve">the histogram of a </w:t>
      </w:r>
      <w:r w:rsidR="00BE3C78">
        <w:rPr>
          <w:color w:val="5B9BD5" w:themeColor="accent1"/>
        </w:rPr>
        <w:t>heat map</w:t>
      </w:r>
    </w:p>
    <w:p w:rsidR="00A22978" w:rsidRDefault="00411D18">
      <w:r>
        <w:t>By searching every stage of value on the histogram, we may be able to ascertain</w:t>
      </w:r>
      <w:r>
        <w:rPr>
          <w:rFonts w:hint="eastAsia"/>
        </w:rPr>
        <w:t xml:space="preserve"> </w:t>
      </w:r>
      <w:r>
        <w:rPr>
          <w:highlight w:val="yellow"/>
        </w:rPr>
        <w:t xml:space="preserve">the best correlated stage to represent heat map </w:t>
      </w:r>
      <w:r w:rsidR="00383550">
        <w:rPr>
          <w:highlight w:val="yellow"/>
        </w:rPr>
        <w:t>chaos</w:t>
      </w:r>
      <w:r>
        <w:rPr>
          <w:highlight w:val="yellow"/>
        </w:rPr>
        <w:t>.</w:t>
      </w:r>
    </w:p>
    <w:p w:rsidR="00A22978" w:rsidRDefault="00411D18">
      <w:pPr>
        <w:pStyle w:val="4"/>
      </w:pPr>
      <w:r>
        <w:rPr>
          <w:rFonts w:hint="eastAsia"/>
        </w:rPr>
        <w:t>AOI Based Indexes</w:t>
      </w:r>
    </w:p>
    <w:p w:rsidR="00A22978" w:rsidRDefault="00411D18">
      <w:r>
        <w:rPr>
          <w:rFonts w:hint="eastAsia"/>
        </w:rPr>
        <w:t xml:space="preserve">AOI, area of interest, marks area that is </w:t>
      </w:r>
      <w:r>
        <w:t>likely to concentrate the viewers’ fixations</w:t>
      </w:r>
      <w:r>
        <w:rPr>
          <w:rFonts w:hint="eastAsia"/>
        </w:rPr>
        <w:t xml:space="preserve"> on </w:t>
      </w:r>
      <w:r>
        <w:t>a stimulus. Webpages may have different amounts of AOIs. In researches focusing on graphic design or post design, AOIs are often marked manually to study whether the expectant area gets enough focus. However, as a base on which the indexes of the visual behavior are calculated, it is more indiscriminately to mark the AOIs by algorithmic ways.</w:t>
      </w:r>
      <w:r>
        <w:rPr>
          <w:rFonts w:hint="eastAsia"/>
        </w:rPr>
        <w:t xml:space="preserve"> </w:t>
      </w:r>
      <w:r>
        <w:t>Ways like dividing</w:t>
      </w:r>
      <w:r>
        <w:rPr>
          <w:rFonts w:hint="eastAsia"/>
        </w:rPr>
        <w:t xml:space="preserve"> </w:t>
      </w:r>
      <w:r>
        <w:t>the stimuli equally into grids can easily generate a series of AOIs for all webpages without any eye tracking tests.</w:t>
      </w:r>
    </w:p>
    <w:p w:rsidR="00A22978" w:rsidRDefault="00411D18">
      <w:r>
        <w:t>In this study, we adopt the cluster algorithm provided by Tobii studio to generate the AOIs.</w:t>
      </w:r>
      <w:r>
        <w:rPr>
          <w:rFonts w:hint="eastAsia"/>
        </w:rPr>
        <w:t xml:space="preserve"> </w:t>
      </w:r>
      <w:r>
        <w:t>The</w:t>
      </w:r>
      <w:r>
        <w:rPr>
          <w:rFonts w:hint="eastAsia"/>
        </w:rPr>
        <w:t xml:space="preserve"> </w:t>
      </w:r>
      <w:r>
        <w:lastRenderedPageBreak/>
        <w:t>algorithm is based on the collected eye path data of all viewers,</w:t>
      </w:r>
      <w:r>
        <w:rPr>
          <w:rFonts w:hint="eastAsia"/>
        </w:rPr>
        <w:t xml:space="preserve"> </w:t>
      </w:r>
      <w:r>
        <w:t>it clusters</w:t>
      </w:r>
      <w:r>
        <w:rPr>
          <w:rFonts w:hint="eastAsia"/>
        </w:rPr>
        <w:t xml:space="preserve"> </w:t>
      </w:r>
      <w:r>
        <w:t>the spatially neighboring fixations together into a series of</w:t>
      </w:r>
      <w:r>
        <w:rPr>
          <w:rFonts w:hint="eastAsia"/>
        </w:rPr>
        <w:t xml:space="preserve"> </w:t>
      </w:r>
      <w:r>
        <w:t>convex polygons(</w:t>
      </w:r>
      <w:r>
        <w:rPr>
          <w:rFonts w:hint="eastAsia"/>
        </w:rPr>
        <w:t>凸多边形</w:t>
      </w:r>
      <w:r>
        <w:t>), each representing an AOI.</w:t>
      </w:r>
      <w:r>
        <w:rPr>
          <w:rFonts w:hint="eastAsia"/>
        </w:rPr>
        <w:t xml:space="preserve"> </w:t>
      </w:r>
      <w:r>
        <w:t xml:space="preserve">Although the </w:t>
      </w:r>
      <w:bookmarkStart w:id="2" w:name="OLE_LINK6"/>
      <w:r>
        <w:t xml:space="preserve">AOIs can probably be wrongly clustered, for example clustering the neighboring title area and text area </w:t>
      </w:r>
      <w:r>
        <w:rPr>
          <w:highlight w:val="yellow"/>
        </w:rPr>
        <w:t>into</w:t>
      </w:r>
      <w:r>
        <w:t xml:space="preserve"> one AOI or clustering a complete image area </w:t>
      </w:r>
      <w:r>
        <w:rPr>
          <w:highlight w:val="yellow"/>
        </w:rPr>
        <w:t>into</w:t>
      </w:r>
      <w:r>
        <w:t xml:space="preserve"> two AOIs, it’s still a best way to generate AOIs with an indiscriminate scale.</w:t>
      </w:r>
      <w:bookmarkEnd w:id="2"/>
      <w:r>
        <w:rPr>
          <w:rFonts w:hint="eastAsia"/>
        </w:rPr>
        <w:t xml:space="preserve"> </w:t>
      </w:r>
      <w:r>
        <w:t>Later we will discuss the indexes’ robustness to these</w:t>
      </w:r>
      <w:bookmarkStart w:id="3" w:name="OLE_LINK4"/>
      <w:r>
        <w:t xml:space="preserve"> potential mistakes</w:t>
      </w:r>
      <w:bookmarkEnd w:id="3"/>
      <w:r>
        <w:t>.</w:t>
      </w:r>
    </w:p>
    <w:p w:rsidR="00A22978" w:rsidRDefault="002961CD">
      <w:pPr>
        <w:jc w:val="center"/>
      </w:pPr>
      <w:r>
        <w:pict>
          <v:shape id="_x0000_i1029" type="#_x0000_t75" style="width:414pt;height:258.75pt">
            <v:imagedata r:id="rId21" o:title="AOIs"/>
          </v:shape>
        </w:pict>
      </w:r>
    </w:p>
    <w:p w:rsidR="00A22978" w:rsidRDefault="00411D18">
      <w:pPr>
        <w:jc w:val="center"/>
        <w:rPr>
          <w:color w:val="5B9BD5" w:themeColor="accent1"/>
        </w:rPr>
      </w:pPr>
      <w:r>
        <w:rPr>
          <w:color w:val="5B9BD5" w:themeColor="accent1"/>
        </w:rPr>
        <w:t>%the polygons form AOIs clustered by Tobii studio</w:t>
      </w:r>
    </w:p>
    <w:p w:rsidR="00A22978" w:rsidRDefault="00A22978">
      <w:pPr>
        <w:jc w:val="center"/>
        <w:rPr>
          <w:color w:val="5B9BD5" w:themeColor="accent1"/>
        </w:rPr>
      </w:pPr>
    </w:p>
    <w:p w:rsidR="00A22978" w:rsidRDefault="00411D18">
      <w:pPr>
        <w:rPr>
          <w:b/>
        </w:rPr>
      </w:pPr>
      <w:r>
        <w:rPr>
          <w:b/>
        </w:rPr>
        <w:t>AOI sequence</w:t>
      </w:r>
    </w:p>
    <w:p w:rsidR="00A22978" w:rsidRDefault="00411D18">
      <w:r>
        <w:rPr>
          <w:rFonts w:hint="eastAsia"/>
        </w:rPr>
        <w:t xml:space="preserve">Based on the AOIs, </w:t>
      </w:r>
      <w:r>
        <w:t>a</w:t>
      </w:r>
      <w:r>
        <w:rPr>
          <w:rFonts w:hint="eastAsia"/>
        </w:rPr>
        <w:t xml:space="preserve"> </w:t>
      </w:r>
      <w:r>
        <w:t>series of fixations of an</w:t>
      </w:r>
      <w:r>
        <w:rPr>
          <w:rFonts w:hint="eastAsia"/>
        </w:rPr>
        <w:t xml:space="preserve"> eye path of a stimulus can be translate into an AOI sequence by the following rules</w:t>
      </w:r>
    </w:p>
    <w:p w:rsidR="00A22978" w:rsidRDefault="00411D18">
      <w:pPr>
        <w:pStyle w:val="10"/>
        <w:numPr>
          <w:ilvl w:val="0"/>
          <w:numId w:val="1"/>
        </w:numPr>
        <w:ind w:firstLineChars="0"/>
      </w:pPr>
      <w:r>
        <w:t>Those fixations who locate in none of the AOIs are simply deleted.</w:t>
      </w:r>
    </w:p>
    <w:p w:rsidR="00A22978" w:rsidRDefault="00411D18">
      <w:pPr>
        <w:pStyle w:val="10"/>
        <w:numPr>
          <w:ilvl w:val="0"/>
          <w:numId w:val="1"/>
        </w:numPr>
        <w:ind w:firstLineChars="0"/>
      </w:pPr>
      <w:r>
        <w:t>Shifting from an AOI to itself is allowed.</w:t>
      </w:r>
    </w:p>
    <w:p w:rsidR="00A22978" w:rsidRDefault="00411D18">
      <w:pPr>
        <w:pStyle w:val="10"/>
        <w:numPr>
          <w:ilvl w:val="0"/>
          <w:numId w:val="1"/>
        </w:numPr>
        <w:ind w:firstLineChars="0"/>
      </w:pPr>
      <w:r>
        <w:t xml:space="preserve">Each AOI is marked by a unique capitalized letter and the sequences are </w:t>
      </w:r>
      <w:r>
        <w:rPr>
          <w:highlight w:val="yellow"/>
        </w:rPr>
        <w:t>presented</w:t>
      </w:r>
      <w:r>
        <w:t xml:space="preserve"> by strings consisting of those letters.</w:t>
      </w:r>
    </w:p>
    <w:p w:rsidR="00A22978" w:rsidRDefault="00411D18">
      <w:pPr>
        <w:pStyle w:val="10"/>
        <w:ind w:left="360" w:firstLineChars="0" w:firstLine="0"/>
      </w:pPr>
      <w:r>
        <w:t>%%</w:t>
      </w:r>
    </w:p>
    <w:p w:rsidR="00A22978" w:rsidRDefault="00A22978">
      <w:pPr>
        <w:pStyle w:val="10"/>
        <w:ind w:left="360" w:firstLineChars="0" w:firstLine="0"/>
      </w:pPr>
    </w:p>
    <w:p w:rsidR="00A22978" w:rsidRDefault="00411D18">
      <w:r>
        <w:t>With the sequences preserving only the shifting between AOIs, indexes can be defined to measure the consistency among those sequences which is also the consistency of the eye paths to some extent.</w:t>
      </w:r>
    </w:p>
    <w:p w:rsidR="00A22978" w:rsidRDefault="00A22978">
      <w:pPr>
        <w:rPr>
          <w:highlight w:val="lightGray"/>
        </w:rPr>
      </w:pPr>
    </w:p>
    <w:p w:rsidR="00A22978" w:rsidRDefault="00411D18">
      <w:pPr>
        <w:rPr>
          <w:b/>
        </w:rPr>
      </w:pPr>
      <w:r>
        <w:rPr>
          <w:rFonts w:hint="eastAsia"/>
          <w:b/>
        </w:rPr>
        <w:t>Edit distances</w:t>
      </w:r>
    </w:p>
    <w:p w:rsidR="00A22978" w:rsidRDefault="00411D18">
      <w:r>
        <w:t>The edit distance is a way of quantifying how dissimilar two </w:t>
      </w:r>
      <w:hyperlink r:id="rId22" w:tooltip="String (computing)" w:history="1">
        <w:r>
          <w:t>strings</w:t>
        </w:r>
      </w:hyperlink>
      <w:r>
        <w:t xml:space="preserve"> are to one another by counting the minimum number of operations required to transform one string into the other</w:t>
      </w:r>
      <w:r>
        <w:rPr>
          <w:rFonts w:hint="eastAsia"/>
        </w:rPr>
        <w:t>.</w:t>
      </w:r>
      <w:r>
        <w:t>(</w:t>
      </w:r>
      <w:r>
        <w:rPr>
          <w:rFonts w:hint="eastAsia"/>
        </w:rPr>
        <w:t>出处</w:t>
      </w:r>
      <w:r>
        <w:t>) It’s been widely applied</w:t>
      </w:r>
      <w:r>
        <w:rPr>
          <w:rFonts w:hint="eastAsia"/>
        </w:rPr>
        <w:t xml:space="preserve"> </w:t>
      </w:r>
      <w:r>
        <w:t>in natural language processing and the quantification of the similarity of DNA sequences.</w:t>
      </w:r>
      <w:r>
        <w:rPr>
          <w:rFonts w:hint="eastAsia"/>
        </w:rPr>
        <w:t xml:space="preserve"> </w:t>
      </w:r>
      <w:r>
        <w:t>With different operations allowed, edit distances can be defined differently, here we introduce the Levenshtein Distance and the LCS index.</w:t>
      </w:r>
    </w:p>
    <w:p w:rsidR="00A22978" w:rsidRDefault="00411D18">
      <w:pPr>
        <w:pStyle w:val="10"/>
        <w:numPr>
          <w:ilvl w:val="0"/>
          <w:numId w:val="1"/>
        </w:numPr>
        <w:ind w:firstLineChars="0"/>
      </w:pPr>
      <w:r>
        <w:lastRenderedPageBreak/>
        <w:t>L</w:t>
      </w:r>
      <w:r>
        <w:rPr>
          <w:rFonts w:hint="eastAsia"/>
        </w:rPr>
        <w:t xml:space="preserve">evenshtein </w:t>
      </w:r>
      <w:r>
        <w:t>Distance</w:t>
      </w:r>
    </w:p>
    <w:p w:rsidR="00A22978" w:rsidRDefault="00411D18">
      <w:pPr>
        <w:ind w:left="360"/>
      </w:pPr>
      <w:r>
        <w:t>The Levenshtein Distance is the most common used edit distance which allows</w:t>
      </w:r>
      <w:r>
        <w:rPr>
          <w:rFonts w:hint="eastAsia"/>
        </w:rPr>
        <w:t xml:space="preserve"> </w:t>
      </w:r>
      <w:r>
        <w:t>three different operations: removal, insertion and</w:t>
      </w:r>
      <w:bookmarkStart w:id="4" w:name="OLE_LINK5"/>
      <w:r>
        <w:rPr>
          <w:rFonts w:hint="eastAsia"/>
        </w:rPr>
        <w:t xml:space="preserve"> </w:t>
      </w:r>
      <w:r>
        <w:t>substitution</w:t>
      </w:r>
      <w:bookmarkEnd w:id="4"/>
      <w:r>
        <w:t>. The smaller is the Levenshtein Distance, the more similar are the two sequences. For example, %%%</w:t>
      </w:r>
    </w:p>
    <w:p w:rsidR="00A22978" w:rsidRDefault="00411D18">
      <w:pPr>
        <w:pStyle w:val="10"/>
        <w:numPr>
          <w:ilvl w:val="0"/>
          <w:numId w:val="1"/>
        </w:numPr>
        <w:ind w:firstLineChars="0"/>
      </w:pPr>
      <w:r>
        <w:rPr>
          <w:rFonts w:hint="eastAsia"/>
        </w:rPr>
        <w:t xml:space="preserve">LCS </w:t>
      </w:r>
      <w:r>
        <w:t>index</w:t>
      </w:r>
    </w:p>
    <w:p w:rsidR="00A22978" w:rsidRDefault="00411D18">
      <w:pPr>
        <w:pStyle w:val="10"/>
        <w:ind w:left="360" w:firstLineChars="0" w:firstLine="0"/>
      </w:pPr>
      <w:r>
        <w:rPr>
          <w:rFonts w:hint="eastAsia"/>
        </w:rPr>
        <w:t>LCS</w:t>
      </w:r>
      <w:r>
        <w:t xml:space="preserve"> index or LCS function</w:t>
      </w:r>
      <w:r>
        <w:rPr>
          <w:rFonts w:hint="eastAsia"/>
        </w:rPr>
        <w:t>, where LCS is short for Longest Common Subsequence</w:t>
      </w:r>
      <w:r>
        <w:t>s, is widely used in bioinformatics and revision control systems. It finds the longest common subsequence of two sequences</w:t>
      </w:r>
      <w:r>
        <w:rPr>
          <w:rFonts w:hint="eastAsia"/>
        </w:rPr>
        <w:t xml:space="preserve"> </w:t>
      </w:r>
      <w:r>
        <w:t>(which is often not unique) and counts its length to be its value.</w:t>
      </w:r>
      <w:r>
        <w:rPr>
          <w:rFonts w:hint="eastAsia"/>
        </w:rPr>
        <w:t xml:space="preserve"> </w:t>
      </w:r>
      <w:r>
        <w:t>Thus the bigger the index is, the more similar are the two sequences, opposite to the Levenshtein Distance. For example</w:t>
      </w:r>
      <w:r>
        <w:rPr>
          <w:rFonts w:hint="eastAsia"/>
        </w:rPr>
        <w:t>, %%</w:t>
      </w:r>
    </w:p>
    <w:p w:rsidR="00A22978" w:rsidRDefault="00411D18">
      <w:pPr>
        <w:pStyle w:val="10"/>
        <w:ind w:left="360" w:firstLineChars="0" w:firstLine="0"/>
      </w:pPr>
      <w:r>
        <w:t>As the LCS index doesn’t fit the mathematical definition of distance, it can’t be named as LCS distance. However it is intrinsically related to the edit distance when only insertion and deletion are allowed and has the following property.</w:t>
      </w:r>
    </w:p>
    <w:p w:rsidR="00A22978" w:rsidRDefault="00411D18">
      <w:pPr>
        <w:pStyle w:val="10"/>
        <w:ind w:left="360" w:firstLineChars="0" w:firstLine="0"/>
      </w:pPr>
      <w:r>
        <w:t>%%%</w:t>
      </w:r>
    </w:p>
    <w:p w:rsidR="00A22978" w:rsidRDefault="00411D18">
      <w:r>
        <w:rPr>
          <w:rFonts w:hint="eastAsia"/>
        </w:rPr>
        <w:t xml:space="preserve">The </w:t>
      </w:r>
      <w:r>
        <w:t xml:space="preserve">aforementioned indexes can both be calculated </w:t>
      </w:r>
      <w:r>
        <w:rPr>
          <w:highlight w:val="yellow"/>
        </w:rPr>
        <w:t>with</w:t>
      </w:r>
      <w:r>
        <w:t xml:space="preserve"> a time complexity equaling to the product of the lengths of the two sequences by dynamic programming.</w:t>
      </w:r>
    </w:p>
    <w:p w:rsidR="00A22978" w:rsidRDefault="00411D18">
      <w:r>
        <w:t>Since the indexes only compare the similarity between two sequences,</w:t>
      </w:r>
      <w:r>
        <w:rPr>
          <w:highlight w:val="yellow"/>
        </w:rPr>
        <w:t xml:space="preserve"> statistical</w:t>
      </w:r>
      <w:r>
        <w:t> </w:t>
      </w:r>
      <w:hyperlink r:id="rId23" w:history="1">
        <w:r>
          <w:t>magnitude</w:t>
        </w:r>
      </w:hyperlink>
      <w:r>
        <w:t>s will be needed to count the values of all the combinations of</w:t>
      </w:r>
      <w:r>
        <w:rPr>
          <w:rFonts w:hint="eastAsia"/>
        </w:rPr>
        <w:t xml:space="preserve"> </w:t>
      </w:r>
      <w:r>
        <w:t>sequences</w:t>
      </w:r>
      <w:r>
        <w:rPr>
          <w:rFonts w:hint="eastAsia"/>
        </w:rPr>
        <w:t xml:space="preserve"> </w:t>
      </w:r>
      <w:r>
        <w:t>to measure the consistency among all the eye paths. This will be discussed later in the RESULT section.</w:t>
      </w:r>
    </w:p>
    <w:p w:rsidR="00A22978" w:rsidRDefault="00A22978"/>
    <w:p w:rsidR="00A22978" w:rsidRDefault="00411D18">
      <w:pPr>
        <w:rPr>
          <w:b/>
        </w:rPr>
      </w:pPr>
      <w:r>
        <w:rPr>
          <w:b/>
        </w:rPr>
        <w:t>Scan path entropy</w:t>
      </w:r>
    </w:p>
    <w:p w:rsidR="00A22978" w:rsidRDefault="00411D18">
      <w:r>
        <w:rPr>
          <w:rFonts w:hint="eastAsia"/>
        </w:rPr>
        <w:t xml:space="preserve">The scan path entropy was defined by Ignace Hooge 2013 to measure the </w:t>
      </w:r>
      <w:r>
        <w:t>consistency of the AOI sequence to a certain AOI. The</w:t>
      </w:r>
      <w:r>
        <w:rPr>
          <w:rFonts w:hint="eastAsia"/>
        </w:rPr>
        <w:t xml:space="preserve"> </w:t>
      </w:r>
      <w:r>
        <w:t xml:space="preserve">original </w:t>
      </w:r>
      <w:r>
        <w:rPr>
          <w:rFonts w:hint="eastAsia"/>
        </w:rPr>
        <w:t>AOI sequence</w:t>
      </w:r>
      <w:r>
        <w:t xml:space="preserve"> is first varied into a first-arriving sequence. For example%%.Then f</w:t>
      </w:r>
      <w:r>
        <w:rPr>
          <w:rFonts w:hint="eastAsia"/>
        </w:rPr>
        <w:t xml:space="preserve">or a certain chosen AOI, the </w:t>
      </w:r>
      <w:r>
        <w:t>probability of every different kind of first-arriving sequence types are calculated based on which the Shannon entropy is generated.</w:t>
      </w:r>
    </w:p>
    <w:p w:rsidR="00A22978" w:rsidRDefault="00411D18">
      <w:r>
        <w:rPr>
          <w:rFonts w:hint="eastAsia"/>
        </w:rPr>
        <w:t xml:space="preserve">Hooge </w:t>
      </w:r>
      <w:r>
        <w:t xml:space="preserve">used the entropy to quantify the consistency of the scan path to a certain AOI. However we find it hard to find a suitable statistical </w:t>
      </w:r>
      <w:hyperlink r:id="rId24" w:history="1">
        <w:r>
          <w:t>magnitude</w:t>
        </w:r>
      </w:hyperlink>
      <w:r>
        <w:t xml:space="preserve"> to count the entropies of all the AOIs on a webpage to represent the consistency of the</w:t>
      </w:r>
      <w:r>
        <w:rPr>
          <w:rFonts w:hint="eastAsia"/>
        </w:rPr>
        <w:t xml:space="preserve"> </w:t>
      </w:r>
      <w:r>
        <w:t xml:space="preserve">intact eye paths. Moreover, the Shannon entropy is so strict to the sequences that different sequences are equally treated despite the similarity, ending up in a quite low </w:t>
      </w:r>
      <w:bookmarkStart w:id="5" w:name="OLE_LINK3"/>
      <w:bookmarkStart w:id="6" w:name="OLE_LINK2"/>
      <w:r>
        <w:t>calculability.</w:t>
      </w:r>
      <w:bookmarkEnd w:id="5"/>
      <w:bookmarkEnd w:id="6"/>
    </w:p>
    <w:p w:rsidR="00A22978" w:rsidRDefault="00A22978"/>
    <w:p w:rsidR="00A22978" w:rsidRDefault="00411D18">
      <w:pPr>
        <w:rPr>
          <w:b/>
        </w:rPr>
      </w:pPr>
      <w:r>
        <w:rPr>
          <w:b/>
        </w:rPr>
        <w:t>AOI transition probability matrix</w:t>
      </w:r>
      <w:r>
        <w:rPr>
          <w:rFonts w:hint="eastAsia"/>
          <w:b/>
        </w:rPr>
        <w:t xml:space="preserve"> and F value</w:t>
      </w:r>
    </w:p>
    <w:p w:rsidR="00A22978" w:rsidRDefault="00411D18">
      <w:r>
        <w:t>The concept of the AOI transition matrix was first mentioned by Holmqvist et al 2011. It’s an N×N matrix (N=the amount of the AOIs), mathematical expressed as %%{aij}n where the %%aij element of the matrix represent for the probability of a saccade from AOI I to AOI j.The sum of the probability of one AOI to all AOIs (including itself) is either 1 or 0</w:t>
      </w:r>
      <w:r>
        <w:rPr>
          <w:rFonts w:hint="eastAsia"/>
        </w:rPr>
        <w:t xml:space="preserve">(only occurs when the AOI only </w:t>
      </w:r>
      <w:r>
        <w:t>appears at the end of a sequence), very much like the Markov transition probability matrix.</w:t>
      </w:r>
    </w:p>
    <w:p w:rsidR="00A22978" w:rsidRDefault="00411D18">
      <w:r>
        <w:t>%%%sigma aik=1 or 0</w:t>
      </w:r>
    </w:p>
    <w:p w:rsidR="00A22978" w:rsidRDefault="00411D18">
      <w:r>
        <w:t>However, because whether the AOI transition process is a Markov chain is still unknown, we cannot name the matrix after Markov.</w:t>
      </w:r>
    </w:p>
    <w:p w:rsidR="00A22978" w:rsidRDefault="00411D18">
      <w:r>
        <w:t>Hooge et al 2013 introduced an index F to measure the certainty of the AOI</w:t>
      </w:r>
      <w:r>
        <w:rPr>
          <w:rFonts w:hint="eastAsia"/>
        </w:rPr>
        <w:t xml:space="preserve"> </w:t>
      </w:r>
      <w:r>
        <w:t>transition based on the matrix. Here we altered the original definition a bit, replacing the Anet matrix with the absolute value of the Anet matrix. %%% A high F value indicates a firm transition direction for every AOIs and the strong certainty of AOI transition.</w:t>
      </w:r>
    </w:p>
    <w:p w:rsidR="00A22978" w:rsidRDefault="00411D18">
      <w:r>
        <w:lastRenderedPageBreak/>
        <w:t>T</w:t>
      </w:r>
      <w:r>
        <w:rPr>
          <w:rFonts w:hint="eastAsia"/>
        </w:rPr>
        <w:t>he F value is then define as followed:</w:t>
      </w:r>
    </w:p>
    <w:p w:rsidR="00A22978" w:rsidRDefault="00411D18">
      <w:r>
        <w:rPr>
          <w:rFonts w:hint="eastAsia"/>
        </w:rPr>
        <w:t>%%%%%%</w:t>
      </w:r>
    </w:p>
    <w:p w:rsidR="00A22978" w:rsidRDefault="00A22978"/>
    <w:p w:rsidR="00A22978" w:rsidRDefault="00411D18">
      <w:r>
        <w:t>We summarized the aforementioned indexes in the following table:</w:t>
      </w:r>
    </w:p>
    <w:tbl>
      <w:tblPr>
        <w:tblW w:w="9660" w:type="dxa"/>
        <w:jc w:val="center"/>
        <w:tblLayout w:type="fixed"/>
        <w:tblLook w:val="04A0" w:firstRow="1" w:lastRow="0" w:firstColumn="1" w:lastColumn="0" w:noHBand="0" w:noVBand="1"/>
      </w:tblPr>
      <w:tblGrid>
        <w:gridCol w:w="789"/>
        <w:gridCol w:w="1307"/>
        <w:gridCol w:w="956"/>
        <w:gridCol w:w="2170"/>
        <w:gridCol w:w="4438"/>
      </w:tblGrid>
      <w:tr w:rsidR="00A22978">
        <w:trPr>
          <w:trHeight w:val="300"/>
          <w:jc w:val="center"/>
        </w:trPr>
        <w:tc>
          <w:tcPr>
            <w:tcW w:w="2096"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rsidR="00A22978" w:rsidRDefault="00411D18">
            <w:pPr>
              <w:jc w:val="center"/>
              <w:rPr>
                <w:b/>
              </w:rPr>
            </w:pPr>
            <w:r>
              <w:rPr>
                <w:rFonts w:hint="eastAsia"/>
                <w:b/>
              </w:rPr>
              <w:t>method</w:t>
            </w:r>
          </w:p>
        </w:tc>
        <w:tc>
          <w:tcPr>
            <w:tcW w:w="3126" w:type="dxa"/>
            <w:gridSpan w:val="2"/>
            <w:tcBorders>
              <w:top w:val="single" w:sz="8" w:space="0" w:color="auto"/>
              <w:left w:val="nil"/>
              <w:bottom w:val="single" w:sz="8" w:space="0" w:color="auto"/>
              <w:right w:val="single" w:sz="8" w:space="0" w:color="000000"/>
            </w:tcBorders>
            <w:shd w:val="clear" w:color="auto" w:fill="auto"/>
            <w:vAlign w:val="center"/>
          </w:tcPr>
          <w:p w:rsidR="00A22978" w:rsidRDefault="00411D18">
            <w:pPr>
              <w:jc w:val="center"/>
              <w:rPr>
                <w:b/>
              </w:rPr>
            </w:pPr>
            <w:r>
              <w:rPr>
                <w:rFonts w:hint="eastAsia"/>
                <w:b/>
              </w:rPr>
              <w:t>index name</w:t>
            </w:r>
          </w:p>
        </w:tc>
        <w:tc>
          <w:tcPr>
            <w:tcW w:w="4438" w:type="dxa"/>
            <w:tcBorders>
              <w:top w:val="single" w:sz="8" w:space="0" w:color="auto"/>
              <w:left w:val="nil"/>
              <w:bottom w:val="single" w:sz="8" w:space="0" w:color="auto"/>
              <w:right w:val="single" w:sz="8" w:space="0" w:color="auto"/>
            </w:tcBorders>
            <w:shd w:val="clear" w:color="auto" w:fill="auto"/>
            <w:vAlign w:val="center"/>
          </w:tcPr>
          <w:p w:rsidR="00A22978" w:rsidRDefault="00411D18">
            <w:pPr>
              <w:jc w:val="center"/>
              <w:rPr>
                <w:b/>
              </w:rPr>
            </w:pPr>
            <w:r>
              <w:rPr>
                <w:rFonts w:hint="eastAsia"/>
                <w:b/>
              </w:rPr>
              <w:t>measure</w:t>
            </w:r>
          </w:p>
        </w:tc>
      </w:tr>
      <w:tr w:rsidR="00A22978">
        <w:trPr>
          <w:trHeight w:val="285"/>
          <w:jc w:val="center"/>
        </w:trPr>
        <w:tc>
          <w:tcPr>
            <w:tcW w:w="2096" w:type="dxa"/>
            <w:gridSpan w:val="2"/>
            <w:vMerge w:val="restart"/>
            <w:tcBorders>
              <w:top w:val="nil"/>
              <w:left w:val="single" w:sz="8" w:space="0" w:color="auto"/>
              <w:bottom w:val="single" w:sz="4" w:space="0" w:color="auto"/>
              <w:right w:val="single" w:sz="8" w:space="0" w:color="000000"/>
            </w:tcBorders>
            <w:shd w:val="clear" w:color="auto" w:fill="auto"/>
            <w:vAlign w:val="center"/>
          </w:tcPr>
          <w:p w:rsidR="00A22978" w:rsidRDefault="00411D18">
            <w:pPr>
              <w:jc w:val="center"/>
            </w:pPr>
            <w:r>
              <w:rPr>
                <w:rFonts w:hint="eastAsia"/>
              </w:rPr>
              <w:t>Fixation Distribution</w:t>
            </w:r>
          </w:p>
        </w:tc>
        <w:tc>
          <w:tcPr>
            <w:tcW w:w="3126" w:type="dxa"/>
            <w:gridSpan w:val="2"/>
            <w:tcBorders>
              <w:top w:val="nil"/>
              <w:left w:val="nil"/>
              <w:bottom w:val="single" w:sz="4" w:space="0" w:color="auto"/>
              <w:right w:val="single" w:sz="8" w:space="0" w:color="000000"/>
            </w:tcBorders>
            <w:shd w:val="clear" w:color="auto" w:fill="auto"/>
            <w:vAlign w:val="center"/>
          </w:tcPr>
          <w:p w:rsidR="00A22978" w:rsidRDefault="00411D18">
            <w:pPr>
              <w:jc w:val="center"/>
            </w:pPr>
            <w:r>
              <w:rPr>
                <w:rFonts w:hint="eastAsia"/>
              </w:rPr>
              <w:t>ellipse function (EF)</w:t>
            </w:r>
          </w:p>
        </w:tc>
        <w:tc>
          <w:tcPr>
            <w:tcW w:w="4438" w:type="dxa"/>
            <w:tcBorders>
              <w:top w:val="nil"/>
              <w:left w:val="nil"/>
              <w:bottom w:val="single" w:sz="4" w:space="0" w:color="auto"/>
              <w:right w:val="single" w:sz="8" w:space="0" w:color="auto"/>
            </w:tcBorders>
            <w:shd w:val="clear" w:color="auto" w:fill="auto"/>
            <w:vAlign w:val="center"/>
          </w:tcPr>
          <w:p w:rsidR="00A22978" w:rsidRDefault="00411D18">
            <w:pPr>
              <w:jc w:val="center"/>
            </w:pPr>
            <w:r>
              <w:rPr>
                <w:rFonts w:hint="eastAsia"/>
              </w:rPr>
              <w:t>overall space-time range of fixations</w:t>
            </w:r>
          </w:p>
        </w:tc>
      </w:tr>
      <w:tr w:rsidR="00A22978">
        <w:trPr>
          <w:trHeight w:val="285"/>
          <w:jc w:val="center"/>
        </w:trPr>
        <w:tc>
          <w:tcPr>
            <w:tcW w:w="2096" w:type="dxa"/>
            <w:gridSpan w:val="2"/>
            <w:vMerge/>
            <w:tcBorders>
              <w:top w:val="nil"/>
              <w:left w:val="single" w:sz="8" w:space="0" w:color="auto"/>
              <w:bottom w:val="single" w:sz="4" w:space="0" w:color="auto"/>
              <w:right w:val="single" w:sz="8" w:space="0" w:color="000000"/>
            </w:tcBorders>
            <w:vAlign w:val="center"/>
          </w:tcPr>
          <w:p w:rsidR="00A22978" w:rsidRDefault="00A22978">
            <w:pPr>
              <w:jc w:val="center"/>
            </w:pPr>
          </w:p>
        </w:tc>
        <w:tc>
          <w:tcPr>
            <w:tcW w:w="3126" w:type="dxa"/>
            <w:gridSpan w:val="2"/>
            <w:tcBorders>
              <w:top w:val="single" w:sz="4" w:space="0" w:color="auto"/>
              <w:left w:val="nil"/>
              <w:bottom w:val="single" w:sz="4" w:space="0" w:color="auto"/>
              <w:right w:val="single" w:sz="8" w:space="0" w:color="000000"/>
            </w:tcBorders>
            <w:shd w:val="clear" w:color="auto" w:fill="auto"/>
            <w:vAlign w:val="center"/>
          </w:tcPr>
          <w:p w:rsidR="00A22978" w:rsidRDefault="00411D18">
            <w:pPr>
              <w:jc w:val="center"/>
            </w:pPr>
            <w:r>
              <w:rPr>
                <w:rFonts w:hint="eastAsia"/>
              </w:rPr>
              <w:t>island function (IF)</w:t>
            </w:r>
          </w:p>
        </w:tc>
        <w:tc>
          <w:tcPr>
            <w:tcW w:w="4438" w:type="dxa"/>
            <w:tcBorders>
              <w:top w:val="nil"/>
              <w:left w:val="nil"/>
              <w:bottom w:val="single" w:sz="4" w:space="0" w:color="auto"/>
              <w:right w:val="single" w:sz="8" w:space="0" w:color="auto"/>
            </w:tcBorders>
            <w:shd w:val="clear" w:color="auto" w:fill="auto"/>
            <w:vAlign w:val="center"/>
          </w:tcPr>
          <w:p w:rsidR="00A22978" w:rsidRDefault="00411D18">
            <w:pPr>
              <w:jc w:val="center"/>
            </w:pPr>
            <w:r>
              <w:rPr>
                <w:rFonts w:hint="eastAsia"/>
              </w:rPr>
              <w:t>local space-time range of fixations</w:t>
            </w:r>
          </w:p>
        </w:tc>
      </w:tr>
      <w:tr w:rsidR="00A22978">
        <w:trPr>
          <w:trHeight w:val="285"/>
          <w:jc w:val="center"/>
        </w:trPr>
        <w:tc>
          <w:tcPr>
            <w:tcW w:w="2096" w:type="dxa"/>
            <w:gridSpan w:val="2"/>
            <w:vMerge w:val="restart"/>
            <w:tcBorders>
              <w:top w:val="single" w:sz="4" w:space="0" w:color="auto"/>
              <w:left w:val="single" w:sz="8" w:space="0" w:color="auto"/>
              <w:bottom w:val="single" w:sz="4" w:space="0" w:color="auto"/>
              <w:right w:val="single" w:sz="8" w:space="0" w:color="000000"/>
            </w:tcBorders>
            <w:shd w:val="clear" w:color="auto" w:fill="auto"/>
            <w:vAlign w:val="center"/>
          </w:tcPr>
          <w:p w:rsidR="00A22978" w:rsidRDefault="00411D18">
            <w:pPr>
              <w:jc w:val="center"/>
            </w:pPr>
            <w:r>
              <w:rPr>
                <w:rFonts w:hint="eastAsia"/>
              </w:rPr>
              <w:t>Heat map</w:t>
            </w:r>
          </w:p>
        </w:tc>
        <w:tc>
          <w:tcPr>
            <w:tcW w:w="3126" w:type="dxa"/>
            <w:gridSpan w:val="2"/>
            <w:tcBorders>
              <w:top w:val="single" w:sz="4" w:space="0" w:color="auto"/>
              <w:left w:val="nil"/>
              <w:bottom w:val="single" w:sz="4" w:space="0" w:color="auto"/>
              <w:right w:val="single" w:sz="8" w:space="0" w:color="000000"/>
            </w:tcBorders>
            <w:shd w:val="clear" w:color="auto" w:fill="auto"/>
            <w:vAlign w:val="center"/>
          </w:tcPr>
          <w:p w:rsidR="00A22978" w:rsidRDefault="00411D18">
            <w:pPr>
              <w:jc w:val="center"/>
            </w:pPr>
            <w:r>
              <w:rPr>
                <w:rFonts w:hint="eastAsia"/>
              </w:rPr>
              <w:t>peak value</w:t>
            </w:r>
          </w:p>
        </w:tc>
        <w:tc>
          <w:tcPr>
            <w:tcW w:w="4438" w:type="dxa"/>
            <w:tcBorders>
              <w:top w:val="nil"/>
              <w:left w:val="nil"/>
              <w:bottom w:val="single" w:sz="4" w:space="0" w:color="auto"/>
              <w:right w:val="single" w:sz="8" w:space="0" w:color="auto"/>
            </w:tcBorders>
            <w:shd w:val="clear" w:color="auto" w:fill="auto"/>
            <w:vAlign w:val="center"/>
          </w:tcPr>
          <w:p w:rsidR="00A22978" w:rsidRDefault="00411D18">
            <w:pPr>
              <w:jc w:val="center"/>
            </w:pPr>
            <w:r>
              <w:rPr>
                <w:rFonts w:hint="eastAsia"/>
              </w:rPr>
              <w:t>strength of the strongest fixation concentration area</w:t>
            </w:r>
          </w:p>
        </w:tc>
      </w:tr>
      <w:tr w:rsidR="00A22978">
        <w:trPr>
          <w:trHeight w:val="285"/>
          <w:jc w:val="center"/>
        </w:trPr>
        <w:tc>
          <w:tcPr>
            <w:tcW w:w="2096" w:type="dxa"/>
            <w:gridSpan w:val="2"/>
            <w:vMerge/>
            <w:tcBorders>
              <w:top w:val="single" w:sz="4" w:space="0" w:color="auto"/>
              <w:left w:val="single" w:sz="8" w:space="0" w:color="auto"/>
              <w:bottom w:val="single" w:sz="4" w:space="0" w:color="auto"/>
              <w:right w:val="single" w:sz="8" w:space="0" w:color="000000"/>
            </w:tcBorders>
            <w:vAlign w:val="center"/>
          </w:tcPr>
          <w:p w:rsidR="00A22978" w:rsidRDefault="00A22978">
            <w:pPr>
              <w:jc w:val="center"/>
            </w:pPr>
          </w:p>
        </w:tc>
        <w:tc>
          <w:tcPr>
            <w:tcW w:w="3126" w:type="dxa"/>
            <w:gridSpan w:val="2"/>
            <w:tcBorders>
              <w:top w:val="single" w:sz="4" w:space="0" w:color="auto"/>
              <w:left w:val="nil"/>
              <w:bottom w:val="single" w:sz="4" w:space="0" w:color="auto"/>
              <w:right w:val="single" w:sz="8" w:space="0" w:color="000000"/>
            </w:tcBorders>
            <w:shd w:val="clear" w:color="000000" w:fill="FFFF00"/>
            <w:vAlign w:val="center"/>
          </w:tcPr>
          <w:p w:rsidR="00A22978" w:rsidRDefault="00C70000" w:rsidP="00C70000">
            <w:pPr>
              <w:jc w:val="center"/>
            </w:pPr>
            <w:r>
              <w:t>Chaotic area</w:t>
            </w:r>
          </w:p>
        </w:tc>
        <w:tc>
          <w:tcPr>
            <w:tcW w:w="4438" w:type="dxa"/>
            <w:tcBorders>
              <w:top w:val="nil"/>
              <w:left w:val="nil"/>
              <w:bottom w:val="single" w:sz="4" w:space="0" w:color="auto"/>
              <w:right w:val="single" w:sz="8" w:space="0" w:color="auto"/>
            </w:tcBorders>
            <w:shd w:val="clear" w:color="auto" w:fill="auto"/>
            <w:vAlign w:val="center"/>
          </w:tcPr>
          <w:p w:rsidR="00A22978" w:rsidRDefault="00DC6DEB" w:rsidP="00436E9B">
            <w:pPr>
              <w:jc w:val="center"/>
            </w:pPr>
            <w:r>
              <w:t>prop</w:t>
            </w:r>
            <w:r w:rsidR="00855D59">
              <w:t xml:space="preserve">ortion of chaotic fixation </w:t>
            </w:r>
            <w:r w:rsidR="00436E9B">
              <w:t>area</w:t>
            </w:r>
          </w:p>
        </w:tc>
      </w:tr>
      <w:tr w:rsidR="00A22978">
        <w:trPr>
          <w:trHeight w:val="285"/>
          <w:jc w:val="center"/>
        </w:trPr>
        <w:tc>
          <w:tcPr>
            <w:tcW w:w="789" w:type="dxa"/>
            <w:vMerge w:val="restart"/>
            <w:tcBorders>
              <w:top w:val="nil"/>
              <w:left w:val="single" w:sz="8" w:space="0" w:color="auto"/>
              <w:bottom w:val="single" w:sz="8" w:space="0" w:color="000000"/>
              <w:right w:val="single" w:sz="4" w:space="0" w:color="auto"/>
            </w:tcBorders>
            <w:shd w:val="clear" w:color="auto" w:fill="auto"/>
            <w:vAlign w:val="center"/>
          </w:tcPr>
          <w:p w:rsidR="00A22978" w:rsidRDefault="00411D18">
            <w:pPr>
              <w:jc w:val="center"/>
            </w:pPr>
            <w:r>
              <w:rPr>
                <w:rFonts w:hint="eastAsia"/>
              </w:rPr>
              <w:t>AOI cluster</w:t>
            </w:r>
          </w:p>
        </w:tc>
        <w:tc>
          <w:tcPr>
            <w:tcW w:w="1307" w:type="dxa"/>
            <w:vMerge w:val="restart"/>
            <w:tcBorders>
              <w:top w:val="nil"/>
              <w:left w:val="single" w:sz="4" w:space="0" w:color="auto"/>
              <w:bottom w:val="single" w:sz="4" w:space="0" w:color="auto"/>
              <w:right w:val="single" w:sz="8" w:space="0" w:color="auto"/>
            </w:tcBorders>
            <w:shd w:val="clear" w:color="auto" w:fill="auto"/>
            <w:vAlign w:val="center"/>
          </w:tcPr>
          <w:p w:rsidR="00A22978" w:rsidRDefault="00411D18">
            <w:pPr>
              <w:jc w:val="center"/>
            </w:pPr>
            <w:r>
              <w:rPr>
                <w:rFonts w:hint="eastAsia"/>
              </w:rPr>
              <w:t>AOI sequence</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tcPr>
          <w:p w:rsidR="00A22978" w:rsidRDefault="00411D18">
            <w:pPr>
              <w:jc w:val="center"/>
            </w:pPr>
            <w:r>
              <w:rPr>
                <w:rFonts w:hint="eastAsia"/>
              </w:rPr>
              <w:t>edit Distance</w:t>
            </w:r>
          </w:p>
        </w:tc>
        <w:tc>
          <w:tcPr>
            <w:tcW w:w="2170" w:type="dxa"/>
            <w:tcBorders>
              <w:top w:val="nil"/>
              <w:left w:val="nil"/>
              <w:bottom w:val="single" w:sz="4" w:space="0" w:color="auto"/>
              <w:right w:val="single" w:sz="8" w:space="0" w:color="auto"/>
            </w:tcBorders>
            <w:shd w:val="clear" w:color="auto" w:fill="auto"/>
            <w:vAlign w:val="center"/>
          </w:tcPr>
          <w:p w:rsidR="00A22978" w:rsidRDefault="00411D18">
            <w:pPr>
              <w:jc w:val="center"/>
            </w:pPr>
            <w:r>
              <w:rPr>
                <w:rFonts w:hint="eastAsia"/>
              </w:rPr>
              <w:t>LCS index</w:t>
            </w:r>
          </w:p>
        </w:tc>
        <w:tc>
          <w:tcPr>
            <w:tcW w:w="4438" w:type="dxa"/>
            <w:vMerge w:val="restart"/>
            <w:tcBorders>
              <w:top w:val="nil"/>
              <w:left w:val="single" w:sz="8" w:space="0" w:color="auto"/>
              <w:bottom w:val="single" w:sz="4" w:space="0" w:color="auto"/>
              <w:right w:val="single" w:sz="8" w:space="0" w:color="auto"/>
            </w:tcBorders>
            <w:shd w:val="clear" w:color="auto" w:fill="auto"/>
            <w:vAlign w:val="center"/>
          </w:tcPr>
          <w:p w:rsidR="00A22978" w:rsidRDefault="00411D18">
            <w:pPr>
              <w:jc w:val="center"/>
            </w:pPr>
            <w:r>
              <w:rPr>
                <w:rFonts w:hint="eastAsia"/>
              </w:rPr>
              <w:t>consistency of AOI sequences</w:t>
            </w:r>
          </w:p>
        </w:tc>
      </w:tr>
      <w:tr w:rsidR="00A22978">
        <w:trPr>
          <w:trHeight w:val="285"/>
          <w:jc w:val="center"/>
        </w:trPr>
        <w:tc>
          <w:tcPr>
            <w:tcW w:w="789" w:type="dxa"/>
            <w:vMerge/>
            <w:tcBorders>
              <w:top w:val="nil"/>
              <w:left w:val="single" w:sz="8" w:space="0" w:color="auto"/>
              <w:bottom w:val="single" w:sz="8" w:space="0" w:color="000000"/>
              <w:right w:val="single" w:sz="4" w:space="0" w:color="auto"/>
            </w:tcBorders>
            <w:vAlign w:val="center"/>
          </w:tcPr>
          <w:p w:rsidR="00A22978" w:rsidRDefault="00A22978">
            <w:pPr>
              <w:jc w:val="center"/>
            </w:pPr>
          </w:p>
        </w:tc>
        <w:tc>
          <w:tcPr>
            <w:tcW w:w="1307" w:type="dxa"/>
            <w:vMerge/>
            <w:tcBorders>
              <w:top w:val="nil"/>
              <w:left w:val="single" w:sz="4" w:space="0" w:color="auto"/>
              <w:bottom w:val="single" w:sz="4" w:space="0" w:color="auto"/>
              <w:right w:val="single" w:sz="8" w:space="0" w:color="auto"/>
            </w:tcBorders>
            <w:vAlign w:val="center"/>
          </w:tcPr>
          <w:p w:rsidR="00A22978" w:rsidRDefault="00A22978">
            <w:pPr>
              <w:jc w:val="center"/>
            </w:pPr>
          </w:p>
        </w:tc>
        <w:tc>
          <w:tcPr>
            <w:tcW w:w="956" w:type="dxa"/>
            <w:vMerge/>
            <w:tcBorders>
              <w:top w:val="nil"/>
              <w:left w:val="single" w:sz="8" w:space="0" w:color="auto"/>
              <w:bottom w:val="single" w:sz="4" w:space="0" w:color="auto"/>
              <w:right w:val="single" w:sz="4" w:space="0" w:color="auto"/>
            </w:tcBorders>
            <w:vAlign w:val="center"/>
          </w:tcPr>
          <w:p w:rsidR="00A22978" w:rsidRDefault="00A22978">
            <w:pPr>
              <w:jc w:val="center"/>
            </w:pPr>
          </w:p>
        </w:tc>
        <w:tc>
          <w:tcPr>
            <w:tcW w:w="2170" w:type="dxa"/>
            <w:tcBorders>
              <w:top w:val="nil"/>
              <w:left w:val="nil"/>
              <w:bottom w:val="single" w:sz="4" w:space="0" w:color="auto"/>
              <w:right w:val="single" w:sz="8" w:space="0" w:color="auto"/>
            </w:tcBorders>
            <w:shd w:val="clear" w:color="auto" w:fill="auto"/>
            <w:vAlign w:val="center"/>
          </w:tcPr>
          <w:p w:rsidR="00A22978" w:rsidRDefault="00411D18">
            <w:pPr>
              <w:jc w:val="center"/>
            </w:pPr>
            <w:r>
              <w:rPr>
                <w:rFonts w:hint="eastAsia"/>
              </w:rPr>
              <w:t>Levenshtein Distance</w:t>
            </w:r>
          </w:p>
        </w:tc>
        <w:tc>
          <w:tcPr>
            <w:tcW w:w="4438" w:type="dxa"/>
            <w:vMerge/>
            <w:tcBorders>
              <w:top w:val="nil"/>
              <w:left w:val="single" w:sz="8" w:space="0" w:color="auto"/>
              <w:bottom w:val="single" w:sz="4" w:space="0" w:color="auto"/>
              <w:right w:val="single" w:sz="8" w:space="0" w:color="auto"/>
            </w:tcBorders>
            <w:vAlign w:val="center"/>
          </w:tcPr>
          <w:p w:rsidR="00A22978" w:rsidRDefault="00A22978">
            <w:pPr>
              <w:jc w:val="center"/>
            </w:pPr>
          </w:p>
        </w:tc>
      </w:tr>
      <w:tr w:rsidR="00A22978">
        <w:trPr>
          <w:trHeight w:val="285"/>
          <w:jc w:val="center"/>
        </w:trPr>
        <w:tc>
          <w:tcPr>
            <w:tcW w:w="789" w:type="dxa"/>
            <w:vMerge/>
            <w:tcBorders>
              <w:top w:val="nil"/>
              <w:left w:val="single" w:sz="8" w:space="0" w:color="auto"/>
              <w:bottom w:val="single" w:sz="8" w:space="0" w:color="000000"/>
              <w:right w:val="single" w:sz="4" w:space="0" w:color="auto"/>
            </w:tcBorders>
            <w:vAlign w:val="center"/>
          </w:tcPr>
          <w:p w:rsidR="00A22978" w:rsidRDefault="00A22978">
            <w:pPr>
              <w:jc w:val="center"/>
            </w:pPr>
          </w:p>
        </w:tc>
        <w:tc>
          <w:tcPr>
            <w:tcW w:w="1307" w:type="dxa"/>
            <w:vMerge/>
            <w:tcBorders>
              <w:top w:val="nil"/>
              <w:left w:val="single" w:sz="4" w:space="0" w:color="auto"/>
              <w:bottom w:val="single" w:sz="4" w:space="0" w:color="auto"/>
              <w:right w:val="single" w:sz="8" w:space="0" w:color="auto"/>
            </w:tcBorders>
            <w:vAlign w:val="center"/>
          </w:tcPr>
          <w:p w:rsidR="00A22978" w:rsidRDefault="00A22978">
            <w:pPr>
              <w:jc w:val="center"/>
            </w:pPr>
          </w:p>
        </w:tc>
        <w:tc>
          <w:tcPr>
            <w:tcW w:w="3126" w:type="dxa"/>
            <w:gridSpan w:val="2"/>
            <w:tcBorders>
              <w:top w:val="single" w:sz="4" w:space="0" w:color="auto"/>
              <w:left w:val="nil"/>
              <w:bottom w:val="single" w:sz="4" w:space="0" w:color="auto"/>
              <w:right w:val="single" w:sz="8" w:space="0" w:color="000000"/>
            </w:tcBorders>
            <w:shd w:val="clear" w:color="auto" w:fill="auto"/>
            <w:vAlign w:val="center"/>
          </w:tcPr>
          <w:p w:rsidR="00A22978" w:rsidRDefault="00411D18">
            <w:pPr>
              <w:jc w:val="center"/>
            </w:pPr>
            <w:r>
              <w:rPr>
                <w:rFonts w:hint="eastAsia"/>
              </w:rPr>
              <w:t>Scan path entropy</w:t>
            </w:r>
          </w:p>
        </w:tc>
        <w:tc>
          <w:tcPr>
            <w:tcW w:w="4438" w:type="dxa"/>
            <w:tcBorders>
              <w:top w:val="nil"/>
              <w:left w:val="nil"/>
              <w:bottom w:val="single" w:sz="4" w:space="0" w:color="auto"/>
              <w:right w:val="single" w:sz="8" w:space="0" w:color="auto"/>
            </w:tcBorders>
            <w:shd w:val="clear" w:color="auto" w:fill="auto"/>
            <w:vAlign w:val="center"/>
          </w:tcPr>
          <w:p w:rsidR="00A22978" w:rsidRDefault="00411D18">
            <w:pPr>
              <w:jc w:val="center"/>
            </w:pPr>
            <w:r>
              <w:rPr>
                <w:rFonts w:hint="eastAsia"/>
              </w:rPr>
              <w:t>consistency of the sequences towards a certain AOI</w:t>
            </w:r>
          </w:p>
        </w:tc>
      </w:tr>
      <w:tr w:rsidR="00A22978">
        <w:trPr>
          <w:trHeight w:val="300"/>
          <w:jc w:val="center"/>
        </w:trPr>
        <w:tc>
          <w:tcPr>
            <w:tcW w:w="789" w:type="dxa"/>
            <w:vMerge/>
            <w:tcBorders>
              <w:top w:val="nil"/>
              <w:left w:val="single" w:sz="8" w:space="0" w:color="auto"/>
              <w:bottom w:val="single" w:sz="8" w:space="0" w:color="000000"/>
              <w:right w:val="single" w:sz="4" w:space="0" w:color="auto"/>
            </w:tcBorders>
            <w:vAlign w:val="center"/>
          </w:tcPr>
          <w:p w:rsidR="00A22978" w:rsidRDefault="00A22978">
            <w:pPr>
              <w:jc w:val="center"/>
            </w:pPr>
          </w:p>
        </w:tc>
        <w:tc>
          <w:tcPr>
            <w:tcW w:w="1307" w:type="dxa"/>
            <w:tcBorders>
              <w:top w:val="nil"/>
              <w:left w:val="nil"/>
              <w:bottom w:val="single" w:sz="8" w:space="0" w:color="auto"/>
              <w:right w:val="single" w:sz="8" w:space="0" w:color="auto"/>
            </w:tcBorders>
            <w:shd w:val="clear" w:color="auto" w:fill="auto"/>
            <w:vAlign w:val="center"/>
          </w:tcPr>
          <w:p w:rsidR="00A22978" w:rsidRDefault="00411D18">
            <w:pPr>
              <w:jc w:val="center"/>
            </w:pPr>
            <w:r>
              <w:rPr>
                <w:rFonts w:hint="eastAsia"/>
              </w:rPr>
              <w:t>Transition Matrix</w:t>
            </w:r>
          </w:p>
        </w:tc>
        <w:tc>
          <w:tcPr>
            <w:tcW w:w="3126" w:type="dxa"/>
            <w:gridSpan w:val="2"/>
            <w:tcBorders>
              <w:top w:val="single" w:sz="4" w:space="0" w:color="auto"/>
              <w:left w:val="nil"/>
              <w:bottom w:val="single" w:sz="8" w:space="0" w:color="auto"/>
              <w:right w:val="single" w:sz="8" w:space="0" w:color="000000"/>
            </w:tcBorders>
            <w:shd w:val="clear" w:color="auto" w:fill="auto"/>
            <w:vAlign w:val="center"/>
          </w:tcPr>
          <w:p w:rsidR="00A22978" w:rsidRDefault="00411D18">
            <w:pPr>
              <w:jc w:val="center"/>
            </w:pPr>
            <w:r>
              <w:rPr>
                <w:rFonts w:hint="eastAsia"/>
              </w:rPr>
              <w:t>F value</w:t>
            </w:r>
          </w:p>
        </w:tc>
        <w:tc>
          <w:tcPr>
            <w:tcW w:w="4438" w:type="dxa"/>
            <w:tcBorders>
              <w:top w:val="nil"/>
              <w:left w:val="nil"/>
              <w:bottom w:val="single" w:sz="8" w:space="0" w:color="auto"/>
              <w:right w:val="single" w:sz="8" w:space="0" w:color="auto"/>
            </w:tcBorders>
            <w:shd w:val="clear" w:color="auto" w:fill="auto"/>
            <w:vAlign w:val="center"/>
          </w:tcPr>
          <w:p w:rsidR="00A22978" w:rsidRDefault="00411D18">
            <w:pPr>
              <w:jc w:val="center"/>
            </w:pPr>
            <w:r>
              <w:rPr>
                <w:rFonts w:hint="eastAsia"/>
              </w:rPr>
              <w:t>the certainty of transition between AOIs</w:t>
            </w:r>
          </w:p>
        </w:tc>
      </w:tr>
    </w:tbl>
    <w:p w:rsidR="00A22978" w:rsidRDefault="00A22978"/>
    <w:p w:rsidR="00A22978" w:rsidRDefault="00411D18">
      <w:pPr>
        <w:pStyle w:val="2"/>
      </w:pPr>
      <w:r>
        <w:rPr>
          <w:rFonts w:hint="eastAsia"/>
        </w:rPr>
        <w:t>Experiment</w:t>
      </w:r>
    </w:p>
    <w:p w:rsidR="00A22978" w:rsidRDefault="00411D18">
      <w:pPr>
        <w:pStyle w:val="3"/>
      </w:pPr>
      <w:r>
        <w:t>Eye tracker</w:t>
      </w:r>
    </w:p>
    <w:p w:rsidR="00A22978" w:rsidRDefault="00411D18">
      <w:r>
        <w:t>The eye tracker we used is Tobii T60.It uses</w:t>
      </w:r>
      <w:r>
        <w:rPr>
          <w:rFonts w:hint="eastAsia"/>
        </w:rPr>
        <w:t xml:space="preserve"> a pair of cameras to capture </w:t>
      </w:r>
      <w:r>
        <w:t>the user's continuous eye movement at a fixed frequency of 60Hz, collecting a series of disperse points.</w:t>
      </w:r>
      <w:r w:rsidR="001D0C11">
        <w:t xml:space="preserve"> </w:t>
      </w:r>
      <w:r>
        <w:t>The associated algorithm then fits the points with quadratic curves and turns the data into a series of fixations.</w:t>
      </w:r>
    </w:p>
    <w:p w:rsidR="00A22978" w:rsidRDefault="00411D18">
      <w:r>
        <w:t>To control the deflection, a calibration is done before each test by requiring the participants to focus on several points on the screen.</w:t>
      </w:r>
      <w:r w:rsidR="001D0C11">
        <w:t xml:space="preserve"> </w:t>
      </w:r>
      <w:r>
        <w:t>However, errors are still inevitable due to slight calibration deflections and occasional behaviors of the viewers like blinking. Later we will discuss the influences of these errors on the following introduced indexes.</w:t>
      </w:r>
    </w:p>
    <w:p w:rsidR="00A22978" w:rsidRDefault="00411D18">
      <w:pPr>
        <w:pStyle w:val="3"/>
      </w:pPr>
      <w:r>
        <w:rPr>
          <w:iCs/>
        </w:rPr>
        <w:t>Environment</w:t>
      </w:r>
    </w:p>
    <w:p w:rsidR="00A22978" w:rsidRDefault="00411D18">
      <w:r>
        <w:t xml:space="preserve">The room for the experiment </w:t>
      </w:r>
      <w:r>
        <w:rPr>
          <w:rFonts w:hint="eastAsia"/>
        </w:rPr>
        <w:t>has an area of</w:t>
      </w:r>
      <w:r>
        <w:t xml:space="preserve"> about 20*15m2 using only artificial lights. The eye tracker is placed on a table in front of a clean white wall. No significant noise can be heard during the test.</w:t>
      </w:r>
    </w:p>
    <w:p w:rsidR="00A22978" w:rsidRDefault="00411D18">
      <w:pPr>
        <w:pStyle w:val="3"/>
      </w:pPr>
      <w:r>
        <w:t>Stimuli</w:t>
      </w:r>
    </w:p>
    <w:p w:rsidR="00A22978" w:rsidRDefault="00411D18">
      <w:r>
        <w:t>The webpages are</w:t>
      </w:r>
      <w:r>
        <w:rPr>
          <w:rFonts w:hint="eastAsia"/>
        </w:rPr>
        <w:t xml:space="preserve"> </w:t>
      </w:r>
      <w:r>
        <w:t>rated by 3 web design</w:t>
      </w:r>
      <w:r>
        <w:rPr>
          <w:rFonts w:hint="eastAsia"/>
        </w:rPr>
        <w:t xml:space="preserve"> </w:t>
      </w:r>
      <w:r>
        <w:t>experts</w:t>
      </w:r>
      <w:r>
        <w:rPr>
          <w:rFonts w:hint="eastAsia"/>
        </w:rPr>
        <w:t xml:space="preserve"> </w:t>
      </w:r>
      <w:r>
        <w:t>in advance.</w:t>
      </w:r>
      <w:r>
        <w:rPr>
          <w:rFonts w:hint="eastAsia"/>
        </w:rPr>
        <w:t xml:space="preserve"> </w:t>
      </w:r>
      <w:r>
        <w:t>Only the pages with consistent</w:t>
      </w:r>
      <w:r>
        <w:rPr>
          <w:rFonts w:hint="eastAsia"/>
        </w:rPr>
        <w:t xml:space="preserve"> </w:t>
      </w:r>
      <w:r>
        <w:t>ratings are selected as the stimuli of the experiment to ensure they are representative enough as good or bad visual pages.</w:t>
      </w:r>
      <w:r>
        <w:rPr>
          <w:rFonts w:hint="eastAsia"/>
        </w:rPr>
        <w:t xml:space="preserve"> </w:t>
      </w:r>
      <w:r>
        <w:t>It is also made sure that no commonly</w:t>
      </w:r>
      <w:r>
        <w:rPr>
          <w:rFonts w:hint="eastAsia"/>
        </w:rPr>
        <w:t xml:space="preserve"> </w:t>
      </w:r>
      <w:r>
        <w:t xml:space="preserve">familiar logo, mark or names can </w:t>
      </w:r>
      <w:r>
        <w:lastRenderedPageBreak/>
        <w:t>be found on the webpages. Finally, 21 good-rated pages and 21 bad-rated pages are chosen as the stimuli of the experiment. The webpages are shown to the viewers in the form of screenshot images with a resolution ratio of 1280</w:t>
      </w:r>
      <w:r>
        <w:rPr>
          <w:rFonts w:hint="eastAsia"/>
        </w:rPr>
        <w:t>×</w:t>
      </w:r>
      <w:r>
        <w:rPr>
          <w:rFonts w:hint="eastAsia"/>
        </w:rPr>
        <w:t>800 pixel</w:t>
      </w:r>
      <w:r>
        <w:t>s</w:t>
      </w:r>
      <w:r>
        <w:rPr>
          <w:rFonts w:hint="eastAsia"/>
        </w:rPr>
        <w:t xml:space="preserve"> </w:t>
      </w:r>
      <w:r>
        <w:t>allowing no scrolling.</w:t>
      </w:r>
    </w:p>
    <w:p w:rsidR="00A22978" w:rsidRDefault="002961CD">
      <w:r>
        <w:pict>
          <v:shape id="_x0000_i1030" type="#_x0000_t75" style="width:414.75pt;height:111.75pt">
            <v:imagedata r:id="rId25" o:title="good_pics"/>
          </v:shape>
        </w:pict>
      </w:r>
    </w:p>
    <w:p w:rsidR="00A22978" w:rsidRDefault="002961CD">
      <w:r>
        <w:pict>
          <v:shape id="_x0000_i1031" type="#_x0000_t75" style="width:414.75pt;height:111.75pt">
            <v:imagedata r:id="rId26" o:title="bad_pics"/>
          </v:shape>
        </w:pict>
      </w:r>
    </w:p>
    <w:p w:rsidR="00A22978" w:rsidRDefault="00411D18">
      <w:pPr>
        <w:pStyle w:val="3"/>
      </w:pPr>
      <w:r>
        <w:t>Participants</w:t>
      </w:r>
    </w:p>
    <w:p w:rsidR="00A22978" w:rsidRDefault="00411D18">
      <w:r>
        <w:t>11 male and 19 female participants with age ranging from 18-25</w:t>
      </w:r>
      <w:r>
        <w:rPr>
          <w:rFonts w:hint="eastAsia"/>
        </w:rPr>
        <w:t xml:space="preserve"> </w:t>
      </w:r>
      <w:r>
        <w:t>participate in the test. 27</w:t>
      </w:r>
      <w:r>
        <w:rPr>
          <w:rFonts w:hint="eastAsia"/>
        </w:rPr>
        <w:t xml:space="preserve"> </w:t>
      </w:r>
      <w:r>
        <w:t>are students of the school of Media and Design of SJTU. Each participant gets 20RMB as a reward.</w:t>
      </w:r>
    </w:p>
    <w:p w:rsidR="00A22978" w:rsidRDefault="00411D18">
      <w:pPr>
        <w:pStyle w:val="3"/>
      </w:pPr>
      <w:r>
        <w:t>Procedure</w:t>
      </w:r>
    </w:p>
    <w:p w:rsidR="00A22978" w:rsidRDefault="00411D18">
      <w:r>
        <w:t xml:space="preserve">The experiment includes two tests: the eye tracking test and the rating test. </w:t>
      </w:r>
    </w:p>
    <w:p w:rsidR="00A22978" w:rsidRDefault="00411D18">
      <w:pPr>
        <w:pStyle w:val="10"/>
        <w:numPr>
          <w:ilvl w:val="0"/>
          <w:numId w:val="1"/>
        </w:numPr>
        <w:ind w:firstLineChars="0"/>
      </w:pPr>
      <w:r>
        <w:t xml:space="preserve">In the </w:t>
      </w:r>
      <w:r>
        <w:rPr>
          <w:b/>
        </w:rPr>
        <w:t>eye tracking test</w:t>
      </w:r>
      <w:r>
        <w:t xml:space="preserve"> the participants are asked to view all the 42 webpages </w:t>
      </w:r>
      <w:r>
        <w:rPr>
          <w:highlight w:val="yellow"/>
        </w:rPr>
        <w:t>3 seconds</w:t>
      </w:r>
      <w:r>
        <w:rPr>
          <w:rFonts w:hint="eastAsia"/>
        </w:rPr>
        <w:t xml:space="preserve"> </w:t>
      </w:r>
      <w:r>
        <w:t>each in a normal website browsing condition</w:t>
      </w:r>
      <w:r>
        <w:rPr>
          <w:rFonts w:hint="eastAsia"/>
        </w:rPr>
        <w:t xml:space="preserve"> </w:t>
      </w:r>
      <w:r>
        <w:t>having control of the mouse.</w:t>
      </w:r>
      <w:r>
        <w:rPr>
          <w:rFonts w:hint="eastAsia"/>
        </w:rPr>
        <w:t xml:space="preserve"> </w:t>
      </w:r>
      <w:r>
        <w:t xml:space="preserve">Between every two pages a one second black screen is set to </w:t>
      </w:r>
      <w:r>
        <w:rPr>
          <w:highlight w:val="yellow"/>
        </w:rPr>
        <w:t>reset the viewers</w:t>
      </w:r>
      <w:r>
        <w:t xml:space="preserve">’ </w:t>
      </w:r>
      <w:r>
        <w:rPr>
          <w:highlight w:val="yellow"/>
        </w:rPr>
        <w:t>fixations.</w:t>
      </w:r>
      <w:r>
        <w:rPr>
          <w:rFonts w:hint="eastAsia"/>
        </w:rPr>
        <w:t xml:space="preserve"> </w:t>
      </w:r>
      <w:r>
        <w:t>A short break is set in the middle of the test</w:t>
      </w:r>
      <w:r>
        <w:rPr>
          <w:rFonts w:hint="eastAsia"/>
        </w:rPr>
        <w:t xml:space="preserve"> </w:t>
      </w:r>
      <w:r>
        <w:t xml:space="preserve">to reduce the influence of fatigue. </w:t>
      </w:r>
    </w:p>
    <w:p w:rsidR="00A22978" w:rsidRDefault="00411D18">
      <w:pPr>
        <w:pStyle w:val="10"/>
        <w:numPr>
          <w:ilvl w:val="0"/>
          <w:numId w:val="1"/>
        </w:numPr>
        <w:ind w:firstLineChars="0"/>
      </w:pPr>
      <w:r>
        <w:t>Shortly after the eye tracking test, the participants are asked to do the</w:t>
      </w:r>
      <w:r>
        <w:rPr>
          <w:b/>
        </w:rPr>
        <w:t xml:space="preserve"> rating test</w:t>
      </w:r>
      <w:r>
        <w:t xml:space="preserve"> where they rate the visual appeal of the just-browsed websites with0 for negative and 1 for positive. The pages are exposed to the viewers while rating so that they can make rational judgments. </w:t>
      </w:r>
    </w:p>
    <w:p w:rsidR="00A22978" w:rsidRDefault="00A22978"/>
    <w:p w:rsidR="00A22978" w:rsidRDefault="00411D18">
      <w:pPr>
        <w:pStyle w:val="2"/>
      </w:pPr>
      <w:r>
        <w:rPr>
          <w:rFonts w:hint="eastAsia"/>
        </w:rPr>
        <w:lastRenderedPageBreak/>
        <w:t>Result</w:t>
      </w:r>
    </w:p>
    <w:p w:rsidR="00A22978" w:rsidRDefault="00411D18">
      <w:pPr>
        <w:pStyle w:val="3"/>
      </w:pPr>
      <w:r>
        <w:rPr>
          <w:rFonts w:hint="eastAsia"/>
        </w:rPr>
        <w:t xml:space="preserve">Visual Appeal </w:t>
      </w:r>
      <w:r>
        <w:t>Ratings:</w:t>
      </w:r>
    </w:p>
    <w:p w:rsidR="00A22978" w:rsidRDefault="00411D18">
      <w:r>
        <w:t>The proportion of positive ratings is considered as the score of a webpage. With the expected good webpages having an average score of 0.85 ranging from 0.58-1 and the expected bad ones having an average score of 0.045 ranging from 0-0.19, the rating task result is not so far from expectation:</w:t>
      </w:r>
      <w:r>
        <w:rPr>
          <w:rFonts w:hint="eastAsia"/>
        </w:rPr>
        <w:t xml:space="preserve"> </w:t>
      </w:r>
      <w:r>
        <w:t>the good and bad groups are then clearly separated. One notable phenomenon is that 1</w:t>
      </w:r>
      <w:r>
        <w:rPr>
          <w:rFonts w:hint="eastAsia"/>
        </w:rPr>
        <w:t>/3</w:t>
      </w:r>
      <w:r>
        <w:t xml:space="preserve"> (7</w:t>
      </w:r>
      <w:r>
        <w:rPr>
          <w:rFonts w:hint="eastAsia"/>
        </w:rPr>
        <w:t>/21</w:t>
      </w:r>
      <w:r>
        <w:t>) of the bad pages get a score of 0 but only 1/7(3/21)of the good pages gets a score of 1 which gives a proof to the theory that it's easier to reach consensus on bad visual appeal webpages</w:t>
      </w:r>
      <w:r>
        <w:rPr>
          <w:rFonts w:hint="eastAsia"/>
        </w:rPr>
        <w:t xml:space="preserve"> </w:t>
      </w:r>
      <w:r>
        <w:t>than on good ones.</w:t>
      </w:r>
      <w:r>
        <w:rPr>
          <w:highlight w:val="yellow"/>
        </w:rPr>
        <w:t>&amp;&amp;</w:t>
      </w:r>
      <w:r>
        <w:rPr>
          <w:rFonts w:hint="eastAsia"/>
          <w:highlight w:val="yellow"/>
        </w:rPr>
        <w:t>引用</w:t>
      </w:r>
    </w:p>
    <w:p w:rsidR="00A22978" w:rsidRDefault="00A22978"/>
    <w:tbl>
      <w:tblPr>
        <w:tblW w:w="12826" w:type="dxa"/>
        <w:jc w:val="center"/>
        <w:tblLayout w:type="fixed"/>
        <w:tblLook w:val="04A0" w:firstRow="1" w:lastRow="0" w:firstColumn="1" w:lastColumn="0" w:noHBand="0" w:noVBand="1"/>
      </w:tblPr>
      <w:tblGrid>
        <w:gridCol w:w="671"/>
        <w:gridCol w:w="589"/>
        <w:gridCol w:w="589"/>
        <w:gridCol w:w="482"/>
        <w:gridCol w:w="589"/>
        <w:gridCol w:w="589"/>
        <w:gridCol w:w="589"/>
        <w:gridCol w:w="589"/>
        <w:gridCol w:w="589"/>
        <w:gridCol w:w="589"/>
        <w:gridCol w:w="589"/>
        <w:gridCol w:w="589"/>
        <w:gridCol w:w="589"/>
        <w:gridCol w:w="589"/>
        <w:gridCol w:w="589"/>
        <w:gridCol w:w="589"/>
        <w:gridCol w:w="589"/>
        <w:gridCol w:w="482"/>
        <w:gridCol w:w="589"/>
        <w:gridCol w:w="589"/>
        <w:gridCol w:w="589"/>
        <w:gridCol w:w="589"/>
      </w:tblGrid>
      <w:tr w:rsidR="00A22978">
        <w:trPr>
          <w:trHeight w:val="194"/>
          <w:jc w:val="center"/>
        </w:trPr>
        <w:tc>
          <w:tcPr>
            <w:tcW w:w="671" w:type="dxa"/>
            <w:tcBorders>
              <w:top w:val="single" w:sz="4" w:space="0" w:color="auto"/>
              <w:left w:val="single" w:sz="4" w:space="0" w:color="auto"/>
              <w:bottom w:val="single" w:sz="4" w:space="0" w:color="auto"/>
              <w:right w:val="single" w:sz="4" w:space="0" w:color="auto"/>
            </w:tcBorders>
            <w:shd w:val="clear" w:color="auto" w:fill="auto"/>
            <w:vAlign w:val="bottom"/>
          </w:tcPr>
          <w:p w:rsidR="00A22978" w:rsidRDefault="00411D18">
            <w:r>
              <w:rPr>
                <w:rFonts w:hint="eastAsia"/>
              </w:rPr>
              <w:t>score</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482"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0.94</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0.94</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0.94</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0.87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0.87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0.84</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0.81</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0.77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0.71</w:t>
            </w:r>
          </w:p>
        </w:tc>
        <w:tc>
          <w:tcPr>
            <w:tcW w:w="482"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0.7</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0.68</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0.65</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0.61</w:t>
            </w:r>
          </w:p>
        </w:tc>
        <w:tc>
          <w:tcPr>
            <w:tcW w:w="589" w:type="dxa"/>
            <w:tcBorders>
              <w:top w:val="single" w:sz="4" w:space="0" w:color="auto"/>
              <w:left w:val="nil"/>
              <w:bottom w:val="single" w:sz="4" w:space="0" w:color="auto"/>
              <w:right w:val="single" w:sz="4" w:space="0" w:color="auto"/>
            </w:tcBorders>
            <w:shd w:val="clear" w:color="auto" w:fill="auto"/>
            <w:vAlign w:val="bottom"/>
          </w:tcPr>
          <w:p w:rsidR="00A22978" w:rsidRDefault="00411D18">
            <w:r>
              <w:rPr>
                <w:rFonts w:hint="eastAsia"/>
              </w:rPr>
              <w:t>0.58</w:t>
            </w:r>
          </w:p>
        </w:tc>
      </w:tr>
      <w:tr w:rsidR="00A22978">
        <w:trPr>
          <w:trHeight w:val="194"/>
          <w:jc w:val="center"/>
        </w:trPr>
        <w:tc>
          <w:tcPr>
            <w:tcW w:w="671" w:type="dxa"/>
            <w:tcBorders>
              <w:top w:val="nil"/>
              <w:left w:val="single" w:sz="4" w:space="0" w:color="auto"/>
              <w:bottom w:val="single" w:sz="4" w:space="0" w:color="auto"/>
              <w:right w:val="single" w:sz="4" w:space="0" w:color="auto"/>
            </w:tcBorders>
            <w:shd w:val="clear" w:color="auto" w:fill="auto"/>
            <w:vAlign w:val="bottom"/>
          </w:tcPr>
          <w:p w:rsidR="00A22978" w:rsidRDefault="00411D18">
            <w:r>
              <w:rPr>
                <w:rFonts w:hint="eastAsia"/>
              </w:rPr>
              <w:t>class</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482"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482"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1</w:t>
            </w:r>
          </w:p>
        </w:tc>
      </w:tr>
      <w:tr w:rsidR="00A22978">
        <w:trPr>
          <w:trHeight w:val="194"/>
          <w:jc w:val="center"/>
        </w:trPr>
        <w:tc>
          <w:tcPr>
            <w:tcW w:w="671" w:type="dxa"/>
            <w:tcBorders>
              <w:top w:val="nil"/>
              <w:left w:val="single" w:sz="4" w:space="0" w:color="auto"/>
              <w:bottom w:val="single" w:sz="4" w:space="0" w:color="auto"/>
              <w:right w:val="single" w:sz="4" w:space="0" w:color="auto"/>
            </w:tcBorders>
            <w:shd w:val="clear" w:color="auto" w:fill="auto"/>
            <w:vAlign w:val="bottom"/>
          </w:tcPr>
          <w:p w:rsidR="00A22978" w:rsidRDefault="00411D18">
            <w:r>
              <w:rPr>
                <w:rFonts w:hint="eastAsia"/>
              </w:rPr>
              <w:t>score</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0.19</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0.13</w:t>
            </w:r>
          </w:p>
        </w:tc>
        <w:tc>
          <w:tcPr>
            <w:tcW w:w="482"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0.1</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0.07</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0.06</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0.06</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0.03</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c>
          <w:tcPr>
            <w:tcW w:w="482"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0</w:t>
            </w:r>
          </w:p>
        </w:tc>
      </w:tr>
      <w:tr w:rsidR="00A22978">
        <w:trPr>
          <w:trHeight w:val="194"/>
          <w:jc w:val="center"/>
        </w:trPr>
        <w:tc>
          <w:tcPr>
            <w:tcW w:w="671" w:type="dxa"/>
            <w:tcBorders>
              <w:top w:val="nil"/>
              <w:left w:val="single" w:sz="4" w:space="0" w:color="auto"/>
              <w:bottom w:val="single" w:sz="4" w:space="0" w:color="auto"/>
              <w:right w:val="single" w:sz="4" w:space="0" w:color="auto"/>
            </w:tcBorders>
            <w:shd w:val="clear" w:color="auto" w:fill="auto"/>
            <w:vAlign w:val="bottom"/>
          </w:tcPr>
          <w:p w:rsidR="00A22978" w:rsidRDefault="00411D18">
            <w:r>
              <w:rPr>
                <w:rFonts w:hint="eastAsia"/>
              </w:rPr>
              <w:t>class</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482"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482"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c>
          <w:tcPr>
            <w:tcW w:w="589" w:type="dxa"/>
            <w:tcBorders>
              <w:top w:val="nil"/>
              <w:left w:val="nil"/>
              <w:bottom w:val="single" w:sz="4" w:space="0" w:color="auto"/>
              <w:right w:val="single" w:sz="4" w:space="0" w:color="auto"/>
            </w:tcBorders>
            <w:shd w:val="clear" w:color="auto" w:fill="auto"/>
            <w:vAlign w:val="bottom"/>
          </w:tcPr>
          <w:p w:rsidR="00A22978" w:rsidRDefault="00411D18">
            <w:r>
              <w:rPr>
                <w:rFonts w:hint="eastAsia"/>
              </w:rPr>
              <w:t>2</w:t>
            </w:r>
          </w:p>
        </w:tc>
      </w:tr>
    </w:tbl>
    <w:p w:rsidR="00A22978" w:rsidRDefault="00411D18">
      <w:pPr>
        <w:jc w:val="center"/>
        <w:rPr>
          <w:color w:val="5B9BD5" w:themeColor="accent1"/>
        </w:rPr>
      </w:pPr>
      <w:r>
        <w:rPr>
          <w:color w:val="5B9BD5" w:themeColor="accent1"/>
        </w:rPr>
        <w:t>%T</w:t>
      </w:r>
      <w:r>
        <w:rPr>
          <w:rFonts w:hint="eastAsia"/>
          <w:color w:val="5B9BD5" w:themeColor="accent1"/>
        </w:rPr>
        <w:t xml:space="preserve">he </w:t>
      </w:r>
      <w:r>
        <w:rPr>
          <w:color w:val="5B9BD5" w:themeColor="accent1"/>
        </w:rPr>
        <w:t>rating score and class table, with class1 refers to the good group and class 2 refers to the bad group</w:t>
      </w:r>
    </w:p>
    <w:p w:rsidR="00A22978" w:rsidRDefault="00411D18">
      <w:pPr>
        <w:pStyle w:val="3"/>
      </w:pPr>
      <w:r>
        <w:rPr>
          <w:rFonts w:hint="eastAsia"/>
        </w:rPr>
        <w:t xml:space="preserve">Indexes </w:t>
      </w:r>
      <w:r>
        <w:t>significance and correlation</w:t>
      </w:r>
    </w:p>
    <w:p w:rsidR="00A22978" w:rsidRDefault="00411D18">
      <w:r>
        <w:t>All of the indexes mentioned in HYPOTHESIS are calculated except for the scan path entropy due to its bad calculability.</w:t>
      </w:r>
      <w:r>
        <w:rPr>
          <w:rFonts w:hint="eastAsia"/>
        </w:rPr>
        <w:t xml:space="preserve"> </w:t>
      </w:r>
      <w:r>
        <w:t xml:space="preserve">Many problems occur while its calculation including the lack of suitable statistical </w:t>
      </w:r>
      <w:hyperlink r:id="rId27" w:history="1">
        <w:r>
          <w:t>magnitude</w:t>
        </w:r>
      </w:hyperlink>
      <w:r>
        <w:t>,</w:t>
      </w:r>
      <w:r w:rsidR="003015FF">
        <w:t xml:space="preserve"> </w:t>
      </w:r>
      <w:r>
        <w:t>the lack of suitable treating to AOIs that haven’t been viewed by all the viewers. However the concept of the scan path entropy is noteworthy in further studies.</w:t>
      </w:r>
    </w:p>
    <w:p w:rsidR="00A22978" w:rsidRDefault="00411D18">
      <w:r>
        <w:t>For the edit Distance indexes, we calculated three kind of statistical magnitudes named as: mean, max and mle. We will introduce these magnitudes later.</w:t>
      </w:r>
    </w:p>
    <w:p w:rsidR="00A22978" w:rsidRDefault="00411D18">
      <w:r>
        <w:rPr>
          <w:rFonts w:hint="eastAsia"/>
        </w:rPr>
        <w:t xml:space="preserve">In the following table, we list the </w:t>
      </w:r>
      <w:r>
        <w:t>ANOVA p value (the probability to reject that the indexes of the two classes are not equal, also known as the significance) and the correlation coefficient with score for each index.</w:t>
      </w:r>
    </w:p>
    <w:p w:rsidR="00A22978" w:rsidRDefault="00A22978"/>
    <w:tbl>
      <w:tblPr>
        <w:tblW w:w="11378" w:type="dxa"/>
        <w:jc w:val="center"/>
        <w:tblLayout w:type="fixed"/>
        <w:tblLook w:val="04A0" w:firstRow="1" w:lastRow="0" w:firstColumn="1" w:lastColumn="0" w:noHBand="0" w:noVBand="1"/>
      </w:tblPr>
      <w:tblGrid>
        <w:gridCol w:w="5459"/>
        <w:gridCol w:w="1572"/>
        <w:gridCol w:w="1496"/>
        <w:gridCol w:w="709"/>
        <w:gridCol w:w="1124"/>
        <w:gridCol w:w="1018"/>
      </w:tblGrid>
      <w:tr w:rsidR="00A22978">
        <w:trPr>
          <w:trHeight w:val="251"/>
          <w:jc w:val="center"/>
        </w:trPr>
        <w:tc>
          <w:tcPr>
            <w:tcW w:w="5459" w:type="dxa"/>
            <w:tcBorders>
              <w:top w:val="single" w:sz="4" w:space="0" w:color="auto"/>
              <w:left w:val="single" w:sz="4" w:space="0" w:color="auto"/>
              <w:bottom w:val="single" w:sz="4" w:space="0" w:color="auto"/>
              <w:right w:val="single" w:sz="4" w:space="0" w:color="auto"/>
            </w:tcBorders>
            <w:shd w:val="clear" w:color="auto" w:fill="auto"/>
            <w:vAlign w:val="center"/>
          </w:tcPr>
          <w:p w:rsidR="00A22978" w:rsidRDefault="00411D18">
            <w:pPr>
              <w:jc w:val="center"/>
            </w:pPr>
            <w:r>
              <w:rPr>
                <w:rFonts w:hint="eastAsia"/>
              </w:rPr>
              <w:t>measure</w:t>
            </w:r>
          </w:p>
        </w:tc>
        <w:tc>
          <w:tcPr>
            <w:tcW w:w="3777" w:type="dxa"/>
            <w:gridSpan w:val="3"/>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pPr>
            <w:r>
              <w:rPr>
                <w:rFonts w:hint="eastAsia"/>
              </w:rPr>
              <w:t>index name</w:t>
            </w:r>
          </w:p>
        </w:tc>
        <w:tc>
          <w:tcPr>
            <w:tcW w:w="1124" w:type="dxa"/>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pPr>
            <w:r>
              <w:rPr>
                <w:rFonts w:hint="eastAsia"/>
              </w:rPr>
              <w:t>A</w:t>
            </w:r>
            <w:r>
              <w:t>NOVA</w:t>
            </w:r>
            <w:r>
              <w:rPr>
                <w:rFonts w:hint="eastAsia"/>
              </w:rPr>
              <w:t xml:space="preserve"> p</w:t>
            </w:r>
          </w:p>
        </w:tc>
        <w:tc>
          <w:tcPr>
            <w:tcW w:w="1018" w:type="dxa"/>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pPr>
            <w:r>
              <w:rPr>
                <w:rFonts w:hint="eastAsia"/>
              </w:rPr>
              <w:t>corr</w:t>
            </w:r>
          </w:p>
        </w:tc>
      </w:tr>
      <w:tr w:rsidR="00A22978">
        <w:trPr>
          <w:trHeight w:val="251"/>
          <w:jc w:val="center"/>
        </w:trPr>
        <w:tc>
          <w:tcPr>
            <w:tcW w:w="5459" w:type="dxa"/>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pPr>
            <w:r>
              <w:rPr>
                <w:rFonts w:hint="eastAsia"/>
              </w:rPr>
              <w:t>overall space-time range of fixations</w:t>
            </w:r>
          </w:p>
        </w:tc>
        <w:tc>
          <w:tcPr>
            <w:tcW w:w="3777" w:type="dxa"/>
            <w:gridSpan w:val="3"/>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pPr>
            <w:r>
              <w:rPr>
                <w:rFonts w:hint="eastAsia"/>
              </w:rPr>
              <w:t>ellipse function (EF)</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0.0247098</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-0.35659</w:t>
            </w:r>
          </w:p>
        </w:tc>
      </w:tr>
      <w:tr w:rsidR="00A22978">
        <w:trPr>
          <w:trHeight w:val="251"/>
          <w:jc w:val="center"/>
        </w:trPr>
        <w:tc>
          <w:tcPr>
            <w:tcW w:w="5459" w:type="dxa"/>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rPr>
                <w:b/>
              </w:rPr>
            </w:pPr>
            <w:r>
              <w:rPr>
                <w:rFonts w:hint="eastAsia"/>
                <w:b/>
              </w:rPr>
              <w:t>local space-time range of fixations</w:t>
            </w:r>
          </w:p>
        </w:tc>
        <w:tc>
          <w:tcPr>
            <w:tcW w:w="3777" w:type="dxa"/>
            <w:gridSpan w:val="3"/>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island function (IF)</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0.0003153</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-0.54352</w:t>
            </w:r>
          </w:p>
        </w:tc>
      </w:tr>
      <w:tr w:rsidR="00A22978">
        <w:trPr>
          <w:trHeight w:val="251"/>
          <w:jc w:val="center"/>
        </w:trPr>
        <w:tc>
          <w:tcPr>
            <w:tcW w:w="5459" w:type="dxa"/>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pPr>
            <w:r>
              <w:rPr>
                <w:rFonts w:hint="eastAsia"/>
              </w:rPr>
              <w:t>strength of the strongest fixation concentration area</w:t>
            </w:r>
          </w:p>
        </w:tc>
        <w:tc>
          <w:tcPr>
            <w:tcW w:w="3777" w:type="dxa"/>
            <w:gridSpan w:val="3"/>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pPr>
            <w:r>
              <w:rPr>
                <w:rFonts w:hint="eastAsia"/>
              </w:rPr>
              <w:t>peak value</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0.1573581</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0.208867</w:t>
            </w:r>
          </w:p>
        </w:tc>
      </w:tr>
      <w:tr w:rsidR="00A22978">
        <w:trPr>
          <w:trHeight w:val="251"/>
          <w:jc w:val="center"/>
        </w:trPr>
        <w:tc>
          <w:tcPr>
            <w:tcW w:w="5459" w:type="dxa"/>
            <w:tcBorders>
              <w:top w:val="nil"/>
              <w:left w:val="single" w:sz="4" w:space="0" w:color="auto"/>
              <w:bottom w:val="single" w:sz="4" w:space="0" w:color="auto"/>
              <w:right w:val="single" w:sz="4" w:space="0" w:color="auto"/>
            </w:tcBorders>
            <w:shd w:val="clear" w:color="auto" w:fill="auto"/>
            <w:vAlign w:val="center"/>
          </w:tcPr>
          <w:p w:rsidR="00A22978" w:rsidRPr="00DC6DEB" w:rsidRDefault="00DC6DEB" w:rsidP="00915822">
            <w:pPr>
              <w:jc w:val="center"/>
              <w:rPr>
                <w:b/>
              </w:rPr>
            </w:pPr>
            <w:r w:rsidRPr="00DC6DEB">
              <w:rPr>
                <w:b/>
              </w:rPr>
              <w:t>prop</w:t>
            </w:r>
            <w:r w:rsidR="00855D59">
              <w:rPr>
                <w:b/>
              </w:rPr>
              <w:t xml:space="preserve">ortion of chaotic fixation </w:t>
            </w:r>
            <w:r w:rsidR="00915822">
              <w:rPr>
                <w:b/>
              </w:rPr>
              <w:t>area</w:t>
            </w:r>
          </w:p>
        </w:tc>
        <w:tc>
          <w:tcPr>
            <w:tcW w:w="3777" w:type="dxa"/>
            <w:gridSpan w:val="3"/>
            <w:tcBorders>
              <w:top w:val="single" w:sz="4" w:space="0" w:color="auto"/>
              <w:left w:val="nil"/>
              <w:bottom w:val="single" w:sz="4" w:space="0" w:color="auto"/>
              <w:right w:val="single" w:sz="4" w:space="0" w:color="auto"/>
            </w:tcBorders>
            <w:shd w:val="clear" w:color="000000" w:fill="FFFF00"/>
            <w:vAlign w:val="center"/>
          </w:tcPr>
          <w:p w:rsidR="00A22978" w:rsidRDefault="006E7032">
            <w:pPr>
              <w:jc w:val="center"/>
              <w:rPr>
                <w:b/>
              </w:rPr>
            </w:pPr>
            <w:r>
              <w:rPr>
                <w:b/>
              </w:rPr>
              <w:t>Chaotic area</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5.89E-05</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-0.59356</w:t>
            </w:r>
          </w:p>
        </w:tc>
      </w:tr>
      <w:tr w:rsidR="00A22978">
        <w:trPr>
          <w:trHeight w:val="251"/>
          <w:jc w:val="center"/>
        </w:trPr>
        <w:tc>
          <w:tcPr>
            <w:tcW w:w="5459" w:type="dxa"/>
            <w:vMerge w:val="restart"/>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rPr>
                <w:b/>
              </w:rPr>
            </w:pPr>
            <w:r>
              <w:rPr>
                <w:rFonts w:hint="eastAsia"/>
                <w:b/>
              </w:rPr>
              <w:t>consistency of AOI sequences</w:t>
            </w:r>
          </w:p>
        </w:tc>
        <w:tc>
          <w:tcPr>
            <w:tcW w:w="1572" w:type="dxa"/>
            <w:vMerge w:val="restart"/>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rPr>
                <w:b/>
              </w:rPr>
            </w:pPr>
            <w:r>
              <w:rPr>
                <w:rFonts w:hint="eastAsia"/>
                <w:b/>
              </w:rPr>
              <w:t>edit Distance</w:t>
            </w:r>
          </w:p>
        </w:tc>
        <w:tc>
          <w:tcPr>
            <w:tcW w:w="1496" w:type="dxa"/>
            <w:vMerge w:val="restart"/>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rPr>
                <w:b/>
              </w:rPr>
            </w:pPr>
            <w:r>
              <w:rPr>
                <w:rFonts w:hint="eastAsia"/>
                <w:b/>
              </w:rPr>
              <w:t>LCS index</w:t>
            </w:r>
          </w:p>
        </w:tc>
        <w:tc>
          <w:tcPr>
            <w:tcW w:w="709"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mean</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0.0011874</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0.495173</w:t>
            </w:r>
          </w:p>
        </w:tc>
      </w:tr>
      <w:tr w:rsidR="00A22978">
        <w:trPr>
          <w:trHeight w:val="251"/>
          <w:jc w:val="center"/>
        </w:trPr>
        <w:tc>
          <w:tcPr>
            <w:tcW w:w="5459"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572"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496"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709"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max</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0.0015412</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rPr>
                <w:b/>
              </w:rPr>
            </w:pPr>
            <w:r>
              <w:rPr>
                <w:rFonts w:hint="eastAsia"/>
                <w:b/>
              </w:rPr>
              <w:t>0.48892</w:t>
            </w:r>
          </w:p>
        </w:tc>
      </w:tr>
      <w:tr w:rsidR="00A22978">
        <w:trPr>
          <w:trHeight w:val="251"/>
          <w:jc w:val="center"/>
        </w:trPr>
        <w:tc>
          <w:tcPr>
            <w:tcW w:w="5459"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572"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496"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709"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mle</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0.0072211</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0.416874</w:t>
            </w:r>
          </w:p>
        </w:tc>
      </w:tr>
      <w:tr w:rsidR="00A22978">
        <w:trPr>
          <w:trHeight w:val="251"/>
          <w:jc w:val="center"/>
        </w:trPr>
        <w:tc>
          <w:tcPr>
            <w:tcW w:w="5459"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572"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496" w:type="dxa"/>
            <w:vMerge w:val="restart"/>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pPr>
            <w:r>
              <w:rPr>
                <w:rFonts w:hint="eastAsia"/>
              </w:rPr>
              <w:t>Levenshtein Distance</w:t>
            </w:r>
          </w:p>
        </w:tc>
        <w:tc>
          <w:tcPr>
            <w:tcW w:w="709"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mean</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0.0577614</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-0.29853</w:t>
            </w:r>
          </w:p>
        </w:tc>
      </w:tr>
      <w:tr w:rsidR="00A22978">
        <w:trPr>
          <w:trHeight w:val="251"/>
          <w:jc w:val="center"/>
        </w:trPr>
        <w:tc>
          <w:tcPr>
            <w:tcW w:w="5459"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572"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496"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709"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max</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0.025849</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-0.32921</w:t>
            </w:r>
          </w:p>
        </w:tc>
      </w:tr>
      <w:tr w:rsidR="00A22978">
        <w:trPr>
          <w:trHeight w:val="251"/>
          <w:jc w:val="center"/>
        </w:trPr>
        <w:tc>
          <w:tcPr>
            <w:tcW w:w="5459"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572"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1496" w:type="dxa"/>
            <w:vMerge/>
            <w:tcBorders>
              <w:top w:val="nil"/>
              <w:left w:val="single" w:sz="4" w:space="0" w:color="auto"/>
              <w:bottom w:val="single" w:sz="4" w:space="0" w:color="auto"/>
              <w:right w:val="single" w:sz="4" w:space="0" w:color="auto"/>
            </w:tcBorders>
            <w:vAlign w:val="center"/>
          </w:tcPr>
          <w:p w:rsidR="00A22978" w:rsidRDefault="00A22978">
            <w:pPr>
              <w:jc w:val="center"/>
            </w:pPr>
          </w:p>
        </w:tc>
        <w:tc>
          <w:tcPr>
            <w:tcW w:w="709"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mle</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0.0577614</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-0.29853</w:t>
            </w:r>
          </w:p>
        </w:tc>
      </w:tr>
      <w:tr w:rsidR="00A22978">
        <w:trPr>
          <w:trHeight w:val="251"/>
          <w:jc w:val="center"/>
        </w:trPr>
        <w:tc>
          <w:tcPr>
            <w:tcW w:w="5459" w:type="dxa"/>
            <w:tcBorders>
              <w:top w:val="nil"/>
              <w:left w:val="single" w:sz="4" w:space="0" w:color="auto"/>
              <w:bottom w:val="single" w:sz="4" w:space="0" w:color="auto"/>
              <w:right w:val="single" w:sz="4" w:space="0" w:color="auto"/>
            </w:tcBorders>
            <w:shd w:val="clear" w:color="auto" w:fill="auto"/>
            <w:vAlign w:val="center"/>
          </w:tcPr>
          <w:p w:rsidR="00A22978" w:rsidRDefault="00411D18">
            <w:pPr>
              <w:jc w:val="center"/>
            </w:pPr>
            <w:r>
              <w:rPr>
                <w:rFonts w:hint="eastAsia"/>
              </w:rPr>
              <w:t>the certainty of transition between AOIs</w:t>
            </w:r>
          </w:p>
        </w:tc>
        <w:tc>
          <w:tcPr>
            <w:tcW w:w="3777" w:type="dxa"/>
            <w:gridSpan w:val="3"/>
            <w:tcBorders>
              <w:top w:val="single" w:sz="4" w:space="0" w:color="auto"/>
              <w:left w:val="nil"/>
              <w:bottom w:val="single" w:sz="4" w:space="0" w:color="auto"/>
              <w:right w:val="single" w:sz="4" w:space="0" w:color="auto"/>
            </w:tcBorders>
            <w:shd w:val="clear" w:color="auto" w:fill="auto"/>
            <w:vAlign w:val="center"/>
          </w:tcPr>
          <w:p w:rsidR="00A22978" w:rsidRDefault="00411D18">
            <w:pPr>
              <w:jc w:val="center"/>
            </w:pPr>
            <w:r>
              <w:rPr>
                <w:rFonts w:hint="eastAsia"/>
              </w:rPr>
              <w:t>F value</w:t>
            </w:r>
          </w:p>
        </w:tc>
        <w:tc>
          <w:tcPr>
            <w:tcW w:w="1124"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0.0616347</w:t>
            </w:r>
          </w:p>
        </w:tc>
        <w:tc>
          <w:tcPr>
            <w:tcW w:w="1018" w:type="dxa"/>
            <w:tcBorders>
              <w:top w:val="nil"/>
              <w:left w:val="nil"/>
              <w:bottom w:val="single" w:sz="4" w:space="0" w:color="auto"/>
              <w:right w:val="single" w:sz="4" w:space="0" w:color="auto"/>
            </w:tcBorders>
            <w:shd w:val="clear" w:color="auto" w:fill="auto"/>
            <w:vAlign w:val="center"/>
          </w:tcPr>
          <w:p w:rsidR="00A22978" w:rsidRDefault="00411D18">
            <w:pPr>
              <w:jc w:val="center"/>
            </w:pPr>
            <w:r>
              <w:rPr>
                <w:rFonts w:hint="eastAsia"/>
              </w:rPr>
              <w:t>-0.27529</w:t>
            </w:r>
          </w:p>
        </w:tc>
      </w:tr>
    </w:tbl>
    <w:p w:rsidR="00A22978" w:rsidRDefault="00A22978"/>
    <w:p w:rsidR="00A22978" w:rsidRDefault="00411D18">
      <w:r>
        <w:t>U</w:t>
      </w:r>
      <w:r>
        <w:rPr>
          <w:rFonts w:hint="eastAsia"/>
        </w:rPr>
        <w:t xml:space="preserve">nder </w:t>
      </w:r>
      <w:r>
        <w:t xml:space="preserve">the Confidence Coefficient of 0.005, three indexes show significantly correlated with score. The IF measuring the local space-time range of fixations, the heat map </w:t>
      </w:r>
      <w:r w:rsidR="00012AA0">
        <w:t>chaotic areas</w:t>
      </w:r>
      <w:r>
        <w:t xml:space="preserve"> and the LCS index measuring the consistency of AOI sequences. In the following we will analyze these indexes in detail and try to explain why these indexes work while the others don’t.</w:t>
      </w:r>
    </w:p>
    <w:p w:rsidR="00A22978" w:rsidRDefault="00A22978"/>
    <w:p w:rsidR="00A22978" w:rsidRDefault="00411D18">
      <w:pPr>
        <w:pStyle w:val="3"/>
      </w:pPr>
      <w:r>
        <w:t>Island Function</w:t>
      </w:r>
    </w:p>
    <w:p w:rsidR="00A22978" w:rsidRDefault="00411D18">
      <w:r>
        <w:t>Both t</w:t>
      </w:r>
      <w:r>
        <w:rPr>
          <w:rFonts w:hint="eastAsia"/>
        </w:rPr>
        <w:t xml:space="preserve">he </w:t>
      </w:r>
      <w:r>
        <w:t>EF and IF calculated in the above table take the maximum %deltat value, representing the time-average values of the indexes. When radius=55px, the IF value reaches its best correlation. The high significance of IF and the rather low significance of EF tell us that local space-time fixation distribution is more visual-appeal correlated.</w:t>
      </w:r>
    </w:p>
    <w:p w:rsidR="00A22978" w:rsidRDefault="002961CD">
      <w:r>
        <w:pict>
          <v:shape id="_x0000_i1032" type="#_x0000_t75" style="width:414.75pt;height:310.5pt">
            <v:imagedata r:id="rId28" o:title="POINTS-score-IF"/>
          </v:shape>
        </w:pict>
      </w:r>
    </w:p>
    <w:p w:rsidR="00FC6931" w:rsidRPr="00CE64B1" w:rsidRDefault="002D4100" w:rsidP="00840F82">
      <w:pPr>
        <w:jc w:val="center"/>
        <w:rPr>
          <w:color w:val="5B9BD5" w:themeColor="accent1"/>
        </w:rPr>
      </w:pPr>
      <w:r w:rsidRPr="00CE64B1">
        <w:rPr>
          <w:color w:val="5B9BD5" w:themeColor="accent1"/>
        </w:rPr>
        <w:t>%</w:t>
      </w:r>
      <w:r w:rsidR="00FC6931" w:rsidRPr="00CE64B1">
        <w:rPr>
          <w:color w:val="5B9BD5" w:themeColor="accent1"/>
        </w:rPr>
        <w:t>The IF-score figure of all the 42 webpages, the re</w:t>
      </w:r>
      <w:r w:rsidR="00AF6A99" w:rsidRPr="00CE64B1">
        <w:rPr>
          <w:color w:val="5B9BD5" w:themeColor="accent1"/>
        </w:rPr>
        <w:t xml:space="preserve">d line </w:t>
      </w:r>
      <w:r w:rsidR="0037113B" w:rsidRPr="00CE64B1">
        <w:rPr>
          <w:color w:val="5B9BD5" w:themeColor="accent1"/>
        </w:rPr>
        <w:t>give</w:t>
      </w:r>
      <w:r w:rsidR="00254EED" w:rsidRPr="00CE64B1">
        <w:rPr>
          <w:color w:val="5B9BD5" w:themeColor="accent1"/>
        </w:rPr>
        <w:t>s</w:t>
      </w:r>
      <w:r w:rsidR="00AF6A99" w:rsidRPr="00CE64B1">
        <w:rPr>
          <w:color w:val="5B9BD5" w:themeColor="accent1"/>
        </w:rPr>
        <w:t xml:space="preserve"> a best classification </w:t>
      </w:r>
      <w:r w:rsidR="0037113B" w:rsidRPr="00CE64B1">
        <w:rPr>
          <w:color w:val="5B9BD5" w:themeColor="accent1"/>
        </w:rPr>
        <w:t xml:space="preserve">with an error rate of </w:t>
      </w:r>
      <w:r w:rsidR="002D1F6B" w:rsidRPr="00CE64B1">
        <w:rPr>
          <w:color w:val="5B9BD5" w:themeColor="accent1"/>
        </w:rPr>
        <w:t>(7+3)/42</w:t>
      </w:r>
    </w:p>
    <w:p w:rsidR="002D4100" w:rsidRDefault="002D4100" w:rsidP="00840F82">
      <w:pPr>
        <w:jc w:val="center"/>
      </w:pPr>
    </w:p>
    <w:p w:rsidR="00A22978" w:rsidRDefault="00411D18">
      <w:pPr>
        <w:pStyle w:val="10"/>
        <w:numPr>
          <w:ilvl w:val="0"/>
          <w:numId w:val="1"/>
        </w:numPr>
        <w:ind w:firstLineChars="0"/>
        <w:rPr>
          <w:b/>
        </w:rPr>
      </w:pPr>
      <w:r>
        <w:rPr>
          <w:b/>
        </w:rPr>
        <w:t>R</w:t>
      </w:r>
      <w:r>
        <w:rPr>
          <w:rFonts w:hint="eastAsia"/>
          <w:b/>
        </w:rPr>
        <w:t>obustness</w:t>
      </w:r>
    </w:p>
    <w:p w:rsidR="00A22978" w:rsidRDefault="00411D18">
      <w:r>
        <w:rPr>
          <w:rFonts w:hint="eastAsia"/>
        </w:rPr>
        <w:t xml:space="preserve">A robust </w:t>
      </w:r>
      <w:r>
        <w:t>check</w:t>
      </w:r>
      <w:r>
        <w:rPr>
          <w:rFonts w:hint="eastAsia"/>
        </w:rPr>
        <w:t xml:space="preserve"> is conducted to ensure the significance of the IF index is reliable.</w:t>
      </w:r>
      <w:r>
        <w:t xml:space="preserve"> The original fixation data are dithered on both space and time dimensions to obtain a new fixation data, simulating a low precision eye-track recording situation.</w:t>
      </w:r>
      <w:r>
        <w:rPr>
          <w:rFonts w:hint="eastAsia"/>
        </w:rPr>
        <w:t xml:space="preserve"> </w:t>
      </w:r>
      <w:r>
        <w:t>The IF value is recalculated based on the new data:</w:t>
      </w:r>
    </w:p>
    <w:p w:rsidR="00A22978" w:rsidRDefault="00A22978"/>
    <w:tbl>
      <w:tblPr>
        <w:tblW w:w="5700" w:type="dxa"/>
        <w:jc w:val="center"/>
        <w:tblLayout w:type="fixed"/>
        <w:tblLook w:val="04A0" w:firstRow="1" w:lastRow="0" w:firstColumn="1" w:lastColumn="0" w:noHBand="0" w:noVBand="1"/>
      </w:tblPr>
      <w:tblGrid>
        <w:gridCol w:w="2122"/>
        <w:gridCol w:w="1984"/>
        <w:gridCol w:w="1594"/>
      </w:tblGrid>
      <w:tr w:rsidR="00A22978">
        <w:trPr>
          <w:trHeight w:val="270"/>
          <w:jc w:val="center"/>
        </w:trPr>
        <w:tc>
          <w:tcPr>
            <w:tcW w:w="2122" w:type="dxa"/>
            <w:tcBorders>
              <w:top w:val="single" w:sz="4" w:space="0" w:color="auto"/>
              <w:left w:val="single" w:sz="4" w:space="0" w:color="auto"/>
              <w:bottom w:val="single" w:sz="4" w:space="0" w:color="auto"/>
              <w:right w:val="single" w:sz="4" w:space="0" w:color="000000"/>
            </w:tcBorders>
            <w:shd w:val="clear" w:color="auto" w:fill="auto"/>
            <w:vAlign w:val="center"/>
          </w:tcPr>
          <w:p w:rsidR="00A22978" w:rsidRDefault="00411D18">
            <w:r>
              <w:rPr>
                <w:rFonts w:hint="eastAsia"/>
              </w:rPr>
              <w:lastRenderedPageBreak/>
              <w:t>index</w:t>
            </w:r>
          </w:p>
        </w:tc>
        <w:tc>
          <w:tcPr>
            <w:tcW w:w="1984" w:type="dxa"/>
            <w:tcBorders>
              <w:top w:val="single" w:sz="4" w:space="0" w:color="auto"/>
              <w:left w:val="nil"/>
              <w:bottom w:val="single" w:sz="4" w:space="0" w:color="auto"/>
              <w:right w:val="single" w:sz="4" w:space="0" w:color="auto"/>
            </w:tcBorders>
            <w:shd w:val="clear" w:color="auto" w:fill="auto"/>
            <w:vAlign w:val="center"/>
          </w:tcPr>
          <w:p w:rsidR="00A22978" w:rsidRDefault="00411D18">
            <w:r>
              <w:rPr>
                <w:rFonts w:hint="eastAsia"/>
              </w:rPr>
              <w:t>ANOVA p</w:t>
            </w:r>
          </w:p>
        </w:tc>
        <w:tc>
          <w:tcPr>
            <w:tcW w:w="1594" w:type="dxa"/>
            <w:tcBorders>
              <w:top w:val="single" w:sz="4" w:space="0" w:color="auto"/>
              <w:left w:val="nil"/>
              <w:bottom w:val="single" w:sz="4" w:space="0" w:color="auto"/>
              <w:right w:val="single" w:sz="4" w:space="0" w:color="auto"/>
            </w:tcBorders>
            <w:shd w:val="clear" w:color="auto" w:fill="auto"/>
            <w:vAlign w:val="center"/>
          </w:tcPr>
          <w:p w:rsidR="00A22978" w:rsidRDefault="00411D18">
            <w:r>
              <w:rPr>
                <w:rFonts w:hint="eastAsia"/>
              </w:rPr>
              <w:t>corr</w:t>
            </w:r>
          </w:p>
        </w:tc>
      </w:tr>
      <w:tr w:rsidR="00A22978">
        <w:trPr>
          <w:trHeight w:val="270"/>
          <w:jc w:val="center"/>
        </w:trPr>
        <w:tc>
          <w:tcPr>
            <w:tcW w:w="2122" w:type="dxa"/>
            <w:tcBorders>
              <w:top w:val="single" w:sz="4" w:space="0" w:color="auto"/>
              <w:left w:val="single" w:sz="4" w:space="0" w:color="auto"/>
              <w:bottom w:val="single" w:sz="4" w:space="0" w:color="auto"/>
              <w:right w:val="single" w:sz="4" w:space="0" w:color="000000"/>
            </w:tcBorders>
            <w:shd w:val="clear" w:color="auto" w:fill="auto"/>
            <w:vAlign w:val="center"/>
          </w:tcPr>
          <w:p w:rsidR="00A22978" w:rsidRDefault="00411D18">
            <w:r>
              <w:rPr>
                <w:rFonts w:hint="eastAsia"/>
              </w:rPr>
              <w:t>IF</w:t>
            </w:r>
          </w:p>
        </w:tc>
        <w:tc>
          <w:tcPr>
            <w:tcW w:w="1984"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0.000315</w:t>
            </w:r>
          </w:p>
        </w:tc>
        <w:tc>
          <w:tcPr>
            <w:tcW w:w="1594"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-0.54352</w:t>
            </w:r>
          </w:p>
        </w:tc>
      </w:tr>
      <w:tr w:rsidR="00A22978">
        <w:trPr>
          <w:trHeight w:val="270"/>
          <w:jc w:val="center"/>
        </w:trPr>
        <w:tc>
          <w:tcPr>
            <w:tcW w:w="2122" w:type="dxa"/>
            <w:tcBorders>
              <w:top w:val="single" w:sz="4" w:space="0" w:color="auto"/>
              <w:left w:val="single" w:sz="4" w:space="0" w:color="auto"/>
              <w:bottom w:val="single" w:sz="4" w:space="0" w:color="auto"/>
              <w:right w:val="single" w:sz="4" w:space="0" w:color="000000"/>
            </w:tcBorders>
            <w:shd w:val="clear" w:color="auto" w:fill="auto"/>
            <w:vAlign w:val="center"/>
          </w:tcPr>
          <w:p w:rsidR="00A22978" w:rsidRDefault="00411D18">
            <w:r>
              <w:rPr>
                <w:rFonts w:hint="eastAsia"/>
              </w:rPr>
              <w:t>IF dither</w:t>
            </w:r>
          </w:p>
        </w:tc>
        <w:tc>
          <w:tcPr>
            <w:tcW w:w="1984"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0.000438</w:t>
            </w:r>
          </w:p>
        </w:tc>
        <w:tc>
          <w:tcPr>
            <w:tcW w:w="1594"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-0.53082</w:t>
            </w:r>
          </w:p>
        </w:tc>
      </w:tr>
    </w:tbl>
    <w:p w:rsidR="00A22978" w:rsidRDefault="00A22978">
      <w:pPr>
        <w:rPr>
          <w:highlight w:val="lightGray"/>
        </w:rPr>
      </w:pPr>
    </w:p>
    <w:p w:rsidR="00A22978" w:rsidRDefault="00411D18">
      <w:pPr>
        <w:rPr>
          <w:highlight w:val="lightGray"/>
        </w:rPr>
      </w:pPr>
      <w:r>
        <w:t>The result prove that even under a quite low precision recording situation, IF still shows a</w:t>
      </w:r>
      <w:r>
        <w:rPr>
          <w:rFonts w:hint="eastAsia"/>
        </w:rPr>
        <w:t xml:space="preserve"> </w:t>
      </w:r>
      <w:r>
        <w:t>significant negative correlation with score.</w:t>
      </w:r>
    </w:p>
    <w:p w:rsidR="00A22978" w:rsidRDefault="00A22978"/>
    <w:p w:rsidR="00A22978" w:rsidRDefault="00411D18">
      <w:pPr>
        <w:pStyle w:val="10"/>
        <w:numPr>
          <w:ilvl w:val="0"/>
          <w:numId w:val="1"/>
        </w:numPr>
        <w:ind w:firstLineChars="0"/>
        <w:rPr>
          <w:b/>
        </w:rPr>
      </w:pPr>
      <w:r>
        <w:rPr>
          <w:rFonts w:hint="eastAsia"/>
          <w:b/>
        </w:rPr>
        <w:t xml:space="preserve">Continuity by </w:t>
      </w:r>
      <w:r>
        <w:rPr>
          <w:b/>
        </w:rPr>
        <w:t>time</w:t>
      </w:r>
    </w:p>
    <w:p w:rsidR="00A22978" w:rsidRDefault="00411D18">
      <w:r>
        <w:rPr>
          <w:rFonts w:hint="eastAsia"/>
        </w:rPr>
        <w:t xml:space="preserve">Due to a rather average distribution of the </w:t>
      </w:r>
      <w:r>
        <w:t>timestamp</w:t>
      </w:r>
      <w:r>
        <w:rPr>
          <w:rFonts w:hint="eastAsia"/>
        </w:rPr>
        <w:t xml:space="preserve"> of all the </w:t>
      </w:r>
      <w:r>
        <w:t>fixations, IF shows some continuity</w:t>
      </w:r>
      <w:r>
        <w:rPr>
          <w:rFonts w:hint="eastAsia"/>
        </w:rPr>
        <w:t xml:space="preserve"> along time</w:t>
      </w:r>
      <w:r>
        <w:t>. The following graph shows the IF-t curves of a webpage under different deltat.</w:t>
      </w:r>
    </w:p>
    <w:p w:rsidR="00A22978" w:rsidRDefault="002961CD">
      <w:pPr>
        <w:jc w:val="center"/>
      </w:pPr>
      <w:r>
        <w:rPr>
          <w:noProof/>
        </w:rPr>
        <w:pict>
          <v:shape id="_x0000_i1033" type="#_x0000_t75" style="width:414.75pt;height:342pt">
            <v:imagedata r:id="rId29" o:title="continuity"/>
          </v:shape>
        </w:pict>
      </w:r>
    </w:p>
    <w:p w:rsidR="00A22978" w:rsidRPr="00CE64B1" w:rsidRDefault="00411D18">
      <w:pPr>
        <w:jc w:val="center"/>
        <w:rPr>
          <w:color w:val="5B9BD5" w:themeColor="accent1"/>
        </w:rPr>
      </w:pPr>
      <w:r w:rsidRPr="00CE64B1">
        <w:rPr>
          <w:rFonts w:hint="eastAsia"/>
          <w:color w:val="5B9BD5" w:themeColor="accent1"/>
        </w:rPr>
        <w:t>%</w:t>
      </w:r>
      <w:r w:rsidRPr="00CE64B1">
        <w:rPr>
          <w:color w:val="5B9BD5" w:themeColor="accent1"/>
        </w:rPr>
        <w:t>the IF-t curves at different dt. The curves have been moved vertically for a clearer visual appearance.</w:t>
      </w:r>
    </w:p>
    <w:p w:rsidR="00C8630E" w:rsidRDefault="00C8630E">
      <w:pPr>
        <w:jc w:val="center"/>
      </w:pPr>
    </w:p>
    <w:p w:rsidR="00A22978" w:rsidRDefault="00411D18">
      <w:r>
        <w:t>In the following discussion, we fix %deltat at 100ms to ensure enough including of time dimension at the same time</w:t>
      </w:r>
      <w:r>
        <w:rPr>
          <w:rFonts w:hint="eastAsia"/>
        </w:rPr>
        <w:t xml:space="preserve"> </w:t>
      </w:r>
      <w:r>
        <w:t>preserve the variety at different stages of exposure time.</w:t>
      </w:r>
    </w:p>
    <w:p w:rsidR="00A22978" w:rsidRDefault="00A22978"/>
    <w:p w:rsidR="00A22978" w:rsidRDefault="00411D18">
      <w:pPr>
        <w:pStyle w:val="10"/>
        <w:numPr>
          <w:ilvl w:val="0"/>
          <w:numId w:val="1"/>
        </w:numPr>
        <w:ind w:firstLineChars="0"/>
        <w:rPr>
          <w:b/>
        </w:rPr>
      </w:pPr>
      <w:r>
        <w:rPr>
          <w:rFonts w:hint="eastAsia"/>
          <w:b/>
        </w:rPr>
        <w:t>T</w:t>
      </w:r>
      <w:r>
        <w:rPr>
          <w:b/>
        </w:rPr>
        <w:t>rend by time</w:t>
      </w:r>
    </w:p>
    <w:p w:rsidR="00A22978" w:rsidRDefault="00411D18">
      <w:r>
        <w:rPr>
          <w:rFonts w:hint="eastAsia"/>
        </w:rPr>
        <w:t xml:space="preserve">The </w:t>
      </w:r>
      <w:r>
        <w:t>t</w:t>
      </w:r>
      <w:r>
        <w:rPr>
          <w:rFonts w:hint="eastAsia"/>
        </w:rPr>
        <w:t xml:space="preserve">rend of the island function </w:t>
      </w:r>
      <w:r>
        <w:t>shows how the local distribution consistency varies by time. The average curves of the IF-t curves of all the webpages and the good and bad classes are respectively calculated for comparison.</w:t>
      </w:r>
    </w:p>
    <w:p w:rsidR="00A22978" w:rsidRDefault="00411D18">
      <w:r>
        <w:t>The following graph shows these three average curves together.</w:t>
      </w:r>
    </w:p>
    <w:p w:rsidR="00A22978" w:rsidRDefault="002961CD">
      <w:r>
        <w:lastRenderedPageBreak/>
        <w:pict>
          <v:shape id="_x0000_i1034" type="#_x0000_t75" style="width:6in;height:371.25pt">
            <v:imagedata r:id="rId30" o:title="IFaverage"/>
          </v:shape>
        </w:pict>
      </w:r>
    </w:p>
    <w:p w:rsidR="00A22978" w:rsidRPr="00CE64B1" w:rsidRDefault="00411D18" w:rsidP="00637E5E">
      <w:pPr>
        <w:jc w:val="center"/>
        <w:rPr>
          <w:color w:val="5B9BD5" w:themeColor="accent1"/>
        </w:rPr>
      </w:pPr>
      <w:r w:rsidRPr="00CE64B1">
        <w:rPr>
          <w:rFonts w:hint="eastAsia"/>
          <w:color w:val="5B9BD5" w:themeColor="accent1"/>
        </w:rPr>
        <w:t>%</w:t>
      </w:r>
      <w:del w:id="7" w:author="asd" w:date="2016-12-22T22:58:00Z">
        <w:r w:rsidRPr="00CE64B1" w:rsidDel="00FC1D26">
          <w:rPr>
            <w:rFonts w:hint="eastAsia"/>
            <w:color w:val="5B9BD5" w:themeColor="accent1"/>
          </w:rPr>
          <w:delText xml:space="preserve">all </w:delText>
        </w:r>
      </w:del>
      <w:r w:rsidRPr="00CE64B1">
        <w:rPr>
          <w:rFonts w:hint="eastAsia"/>
          <w:color w:val="5B9BD5" w:themeColor="accent1"/>
        </w:rPr>
        <w:t xml:space="preserve">the average curve of all the IF curves, the good class and the bad class. </w:t>
      </w:r>
      <w:r w:rsidRPr="00CE64B1">
        <w:rPr>
          <w:color w:val="5B9BD5" w:themeColor="accent1"/>
        </w:rPr>
        <w:t>The light grey shows all the curves.</w:t>
      </w:r>
      <w:r w:rsidRPr="00CE64B1">
        <w:rPr>
          <w:rFonts w:hint="eastAsia"/>
          <w:color w:val="5B9BD5" w:themeColor="accent1"/>
        </w:rPr>
        <w:t xml:space="preserve"> </w:t>
      </w:r>
      <w:r w:rsidRPr="00CE64B1">
        <w:rPr>
          <w:color w:val="5B9BD5" w:themeColor="accent1"/>
        </w:rPr>
        <w:t>The two red horizontal lines are the theoretical maximum value and the theoretical minimum value. The axis is adjusted to 0-2000ms as a few individuals start their first fixation quite late causing a rather short total fixation time. The 2000ms time ensures the involvement of every individual</w:t>
      </w:r>
      <w:ins w:id="8" w:author="asd" w:date="2016-12-22T22:59:00Z">
        <w:r w:rsidR="00637E5E">
          <w:rPr>
            <w:color w:val="5B9BD5" w:themeColor="accent1"/>
          </w:rPr>
          <w:t>s</w:t>
        </w:r>
      </w:ins>
      <w:r w:rsidRPr="00CE64B1">
        <w:rPr>
          <w:color w:val="5B9BD5" w:themeColor="accent1"/>
        </w:rPr>
        <w:t>.</w:t>
      </w:r>
    </w:p>
    <w:p w:rsidR="00A22978" w:rsidRDefault="00A22978"/>
    <w:p w:rsidR="00A22978" w:rsidRDefault="00411D18">
      <w:r>
        <w:t>It’s obvious that the IF values increases by time, which means the consistency of local fixation distribution decrease by time.</w:t>
      </w:r>
      <w:r>
        <w:rPr>
          <w:rFonts w:hint="eastAsia"/>
        </w:rPr>
        <w:t xml:space="preserve"> </w:t>
      </w:r>
      <w:r>
        <w:rPr>
          <w:highlight w:val="yellow"/>
        </w:rPr>
        <w:t>With the exposure time increases, the difference of people’s individual visual habits gradually works, decentralizing the fixations of different viewers.</w:t>
      </w:r>
    </w:p>
    <w:p w:rsidR="00A22978" w:rsidRDefault="00A22978"/>
    <w:p w:rsidR="00A22978" w:rsidRDefault="00411D18">
      <w:pPr>
        <w:pStyle w:val="10"/>
        <w:numPr>
          <w:ilvl w:val="0"/>
          <w:numId w:val="1"/>
        </w:numPr>
        <w:ind w:firstLineChars="0"/>
        <w:rPr>
          <w:b/>
        </w:rPr>
      </w:pPr>
      <w:r>
        <w:rPr>
          <w:rFonts w:hint="eastAsia"/>
          <w:b/>
        </w:rPr>
        <w:t>Correlation by time</w:t>
      </w:r>
    </w:p>
    <w:p w:rsidR="00A22978" w:rsidRDefault="00411D18">
      <w:r>
        <w:rPr>
          <w:rFonts w:hint="eastAsia"/>
        </w:rPr>
        <w:t>T</w:t>
      </w:r>
      <w:r>
        <w:t>o study the</w:t>
      </w:r>
      <w:r>
        <w:rPr>
          <w:rFonts w:hint="eastAsia"/>
        </w:rPr>
        <w:t xml:space="preserve"> </w:t>
      </w:r>
      <w:r>
        <w:t xml:space="preserve">correlation </w:t>
      </w:r>
      <w:r>
        <w:rPr>
          <w:rFonts w:hint="eastAsia"/>
        </w:rPr>
        <w:t xml:space="preserve">between IF and score </w:t>
      </w:r>
      <w:r>
        <w:t>on different stage of time</w:t>
      </w:r>
      <w:r>
        <w:rPr>
          <w:rFonts w:hint="eastAsia"/>
        </w:rPr>
        <w:t xml:space="preserve"> a correlation curve is calculated as follow</w:t>
      </w:r>
    </w:p>
    <w:p w:rsidR="00A22978" w:rsidRDefault="005D2598" w:rsidP="005D2598">
      <w:pPr>
        <w:jc w:val="center"/>
      </w:pPr>
      <w:r w:rsidRPr="005D2598">
        <w:rPr>
          <w:position w:val="-10"/>
        </w:rPr>
        <w:object w:dxaOrig="2580" w:dyaOrig="320">
          <v:shape id="_x0000_i1035" type="#_x0000_t75" style="width:129.75pt;height:15.75pt" o:ole="">
            <v:imagedata r:id="rId31" o:title=""/>
          </v:shape>
          <o:OLEObject Type="Embed" ProgID="Equation.DSMT4" ShapeID="_x0000_i1035" DrawAspect="Content" ObjectID="_1554129895" r:id="rId32"/>
        </w:object>
      </w:r>
    </w:p>
    <w:p w:rsidR="00A22978" w:rsidRDefault="00411D18">
      <w:r>
        <w:rPr>
          <w:rFonts w:hint="eastAsia"/>
        </w:rPr>
        <w:t>The R-t curve is drawn on the following graph. Another R-t curve based on the dithered data is drawn together to ensure the shape of the curve is not formed coincidentally.</w:t>
      </w:r>
    </w:p>
    <w:p w:rsidR="007F0001" w:rsidRPr="007759EE" w:rsidRDefault="007F0001">
      <w:pPr>
        <w:rPr>
          <w:color w:val="FF0000"/>
        </w:rPr>
      </w:pPr>
      <w:r w:rsidRPr="007759EE">
        <w:rPr>
          <w:noProof/>
        </w:rPr>
        <w:lastRenderedPageBreak/>
        <w:drawing>
          <wp:inline distT="0" distB="0" distL="0" distR="0" wp14:anchorId="2B80D190" wp14:editId="07F439F6">
            <wp:extent cx="5265420" cy="3697605"/>
            <wp:effectExtent l="0" t="0" r="0" b="0"/>
            <wp:docPr id="8" name="图片 8" descr="C:\Users\asd\AppData\Local\Microsoft\Windows\INetCache\Content.Word\R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d\AppData\Local\Microsoft\Windows\INetCache\Content.Word\Rif-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3697605"/>
                    </a:xfrm>
                    <a:prstGeom prst="rect">
                      <a:avLst/>
                    </a:prstGeom>
                    <a:noFill/>
                    <a:ln>
                      <a:noFill/>
                    </a:ln>
                  </pic:spPr>
                </pic:pic>
              </a:graphicData>
            </a:graphic>
          </wp:inline>
        </w:drawing>
      </w:r>
    </w:p>
    <w:p w:rsidR="00A22978" w:rsidRPr="00CE64B1" w:rsidRDefault="007F0001" w:rsidP="00C8630E">
      <w:pPr>
        <w:jc w:val="center"/>
        <w:rPr>
          <w:color w:val="5B9BD5" w:themeColor="accent1"/>
        </w:rPr>
      </w:pPr>
      <w:r w:rsidRPr="00CE64B1">
        <w:rPr>
          <w:color w:val="5B9BD5" w:themeColor="accent1"/>
        </w:rPr>
        <w:t xml:space="preserve">%the R-t curves, </w:t>
      </w:r>
      <w:r w:rsidR="005F6D3A" w:rsidRPr="00CE64B1">
        <w:rPr>
          <w:color w:val="5B9BD5" w:themeColor="accent1"/>
        </w:rPr>
        <w:t xml:space="preserve">the solid curve is based on the original data and the dotted curve is based on </w:t>
      </w:r>
      <w:r w:rsidR="003F178A" w:rsidRPr="00CE64B1">
        <w:rPr>
          <w:color w:val="5B9BD5" w:themeColor="accent1"/>
        </w:rPr>
        <w:t>the dithered data</w:t>
      </w:r>
    </w:p>
    <w:p w:rsidR="007759EE" w:rsidRPr="004B4627" w:rsidRDefault="007759EE"/>
    <w:p w:rsidR="00A22978" w:rsidRPr="00052285" w:rsidRDefault="00411D18">
      <w:r>
        <w:rPr>
          <w:rFonts w:hint="eastAsia"/>
        </w:rPr>
        <w:t xml:space="preserve">It can be observed from the graph that the IF index shows </w:t>
      </w:r>
      <w:r>
        <w:t>no remarkable</w:t>
      </w:r>
      <w:r>
        <w:rPr>
          <w:rFonts w:hint="eastAsia"/>
        </w:rPr>
        <w:t xml:space="preserve"> correlation in the </w:t>
      </w:r>
      <w:r>
        <w:t>initial</w:t>
      </w:r>
      <w:r>
        <w:rPr>
          <w:rFonts w:hint="eastAsia"/>
        </w:rPr>
        <w:t xml:space="preserve"> about </w:t>
      </w:r>
      <w:r w:rsidR="00464090" w:rsidRPr="00DB62D2">
        <w:rPr>
          <w:rFonts w:hint="eastAsia"/>
        </w:rPr>
        <w:t>4</w:t>
      </w:r>
      <w:r w:rsidRPr="00DB62D2">
        <w:rPr>
          <w:rFonts w:hint="eastAsia"/>
        </w:rPr>
        <w:t>00ms</w:t>
      </w:r>
      <w:r w:rsidR="00270C50">
        <w:t>.</w:t>
      </w:r>
      <w:r w:rsidR="00AF3DED">
        <w:t xml:space="preserve"> </w:t>
      </w:r>
      <w:r>
        <w:rPr>
          <w:rFonts w:hint="eastAsia"/>
        </w:rPr>
        <w:t xml:space="preserve">One </w:t>
      </w:r>
      <w:r>
        <w:t>noticeable</w:t>
      </w:r>
      <w:r>
        <w:rPr>
          <w:rFonts w:hint="eastAsia"/>
        </w:rPr>
        <w:t xml:space="preserve"> </w:t>
      </w:r>
      <w:r w:rsidR="00894208">
        <w:t xml:space="preserve">feature of </w:t>
      </w:r>
      <w:r w:rsidR="00894208" w:rsidRPr="00052285">
        <w:t>the curve</w:t>
      </w:r>
      <w:r w:rsidRPr="00052285">
        <w:rPr>
          <w:rFonts w:hint="eastAsia"/>
        </w:rPr>
        <w:t xml:space="preserve"> is the </w:t>
      </w:r>
      <w:r w:rsidRPr="00052285">
        <w:t>periodic</w:t>
      </w:r>
      <w:r w:rsidRPr="00052285">
        <w:rPr>
          <w:rFonts w:hint="eastAsia"/>
        </w:rPr>
        <w:t xml:space="preserve"> oscillation of the curve: </w:t>
      </w:r>
      <w:r w:rsidRPr="00052285">
        <w:t>successively reach</w:t>
      </w:r>
      <w:r w:rsidRPr="00052285">
        <w:rPr>
          <w:rFonts w:hint="eastAsia"/>
        </w:rPr>
        <w:t>ing</w:t>
      </w:r>
      <w:r w:rsidRPr="00052285">
        <w:t xml:space="preserve"> its l</w:t>
      </w:r>
      <w:r w:rsidRPr="00052285">
        <w:rPr>
          <w:rFonts w:hint="eastAsia"/>
        </w:rPr>
        <w:t>ocal extreme value a</w:t>
      </w:r>
      <w:r w:rsidR="00C17262" w:rsidRPr="00052285">
        <w:rPr>
          <w:rFonts w:hint="eastAsia"/>
        </w:rPr>
        <w:t>t 434ms, 584ms,</w:t>
      </w:r>
      <w:r w:rsidR="00426B19" w:rsidRPr="00052285">
        <w:t xml:space="preserve"> 764ms, </w:t>
      </w:r>
      <w:r w:rsidR="00AC7DEB" w:rsidRPr="00052285">
        <w:t>1032ms,</w:t>
      </w:r>
      <w:r w:rsidR="00796A15" w:rsidRPr="00052285">
        <w:t xml:space="preserve"> </w:t>
      </w:r>
      <w:r w:rsidR="00AB60F8" w:rsidRPr="00052285">
        <w:t>1138ms,</w:t>
      </w:r>
      <w:r w:rsidR="00C205B1" w:rsidRPr="00052285">
        <w:t xml:space="preserve"> 1368ms, 1449ms, 1622ms and</w:t>
      </w:r>
      <w:r w:rsidR="00106FB7" w:rsidRPr="00052285">
        <w:t xml:space="preserve"> 1912</w:t>
      </w:r>
      <w:r w:rsidR="00E17636" w:rsidRPr="00052285">
        <w:t>ms,</w:t>
      </w:r>
      <w:r w:rsidR="002A132C" w:rsidRPr="00052285">
        <w:t xml:space="preserve"> with coefficients </w:t>
      </w:r>
      <w:r w:rsidR="00C205B1" w:rsidRPr="00052285">
        <w:t>of -0.4593, -0.3445, -</w:t>
      </w:r>
      <w:r w:rsidR="004874A9" w:rsidRPr="00052285">
        <w:t xml:space="preserve">0.5725, </w:t>
      </w:r>
      <w:r w:rsidR="00BB4334" w:rsidRPr="00052285">
        <w:t xml:space="preserve">-0.3919, </w:t>
      </w:r>
      <w:r w:rsidR="007D7F27" w:rsidRPr="00052285">
        <w:t>-0.5151</w:t>
      </w:r>
      <w:r w:rsidR="00BC00BC" w:rsidRPr="00052285">
        <w:t xml:space="preserve">, </w:t>
      </w:r>
      <w:r w:rsidR="00106FB7" w:rsidRPr="00052285">
        <w:t>-0.3764, -0.4193, -0.2861, -0.6078.</w:t>
      </w:r>
      <w:r w:rsidRPr="00052285">
        <w:rPr>
          <w:rFonts w:hint="eastAsia"/>
        </w:rPr>
        <w:t xml:space="preserve"> To better confirm and study this feature of oscillation, we use fitting tools to decompose the curve into trend term, periodic term and noise term.</w:t>
      </w:r>
      <w:r w:rsidR="00BB52FA">
        <w:t xml:space="preserve"> (</w:t>
      </w:r>
      <w:r w:rsidR="000177CA" w:rsidRPr="000177CA">
        <w:t>Fourier spectrum analysis</w:t>
      </w:r>
      <w:r w:rsidR="000177CA">
        <w:t xml:space="preserve"> </w:t>
      </w:r>
      <w:r w:rsidR="005228C3">
        <w:t>also works</w:t>
      </w:r>
      <w:r w:rsidR="000177CA">
        <w:rPr>
          <w:rFonts w:hint="eastAsia"/>
        </w:rPr>
        <w:t xml:space="preserve"> but has a lower </w:t>
      </w:r>
      <w:r w:rsidR="000177CA">
        <w:t>precision</w:t>
      </w:r>
      <w:r w:rsidR="00372D45">
        <w:t xml:space="preserve"> on period</w:t>
      </w:r>
      <w:r w:rsidR="000177CA">
        <w:t xml:space="preserve"> than the fitting method</w:t>
      </w:r>
      <w:r w:rsidR="00BB52FA">
        <w:t>)</w:t>
      </w:r>
      <w:r w:rsidRPr="00052285">
        <w:rPr>
          <w:rFonts w:hint="eastAsia"/>
        </w:rPr>
        <w:t xml:space="preserve"> The trend term fits the original curve </w:t>
      </w:r>
      <w:r w:rsidRPr="00052285">
        <w:t>with a</w:t>
      </w:r>
      <w:r w:rsidR="00614DDB">
        <w:rPr>
          <w:rFonts w:hint="eastAsia"/>
        </w:rPr>
        <w:t xml:space="preserve"> 3</w:t>
      </w:r>
      <w:r w:rsidR="00614DDB" w:rsidRPr="008135C5">
        <w:rPr>
          <w:rFonts w:hint="eastAsia"/>
          <w:vertAlign w:val="superscript"/>
        </w:rPr>
        <w:t>rd</w:t>
      </w:r>
      <w:r w:rsidR="008135C5">
        <w:t>-</w:t>
      </w:r>
      <w:r w:rsidRPr="00052285">
        <w:rPr>
          <w:rFonts w:hint="eastAsia"/>
        </w:rPr>
        <w:t xml:space="preserve">ordered </w:t>
      </w:r>
      <w:r w:rsidRPr="00052285">
        <w:t>polynomial;</w:t>
      </w:r>
      <w:r w:rsidRPr="00052285">
        <w:rPr>
          <w:rFonts w:hint="eastAsia"/>
        </w:rPr>
        <w:t xml:space="preserve"> the periodic term fits the residual of the trend term with the sum of 3 sine functions; the noise term is the residual of the periodic term.</w:t>
      </w:r>
    </w:p>
    <w:p w:rsidR="00A22978" w:rsidRDefault="00411D18">
      <w:r>
        <w:rPr>
          <w:rFonts w:hint="eastAsia"/>
        </w:rPr>
        <w:t>The original correlation curve and the three terms are as follow.</w:t>
      </w:r>
    </w:p>
    <w:p w:rsidR="00E30B22" w:rsidRDefault="002961CD">
      <w:r>
        <w:lastRenderedPageBreak/>
        <w:pict>
          <v:shape id="_x0000_i1036" type="#_x0000_t75" style="width:414.75pt;height:264.75pt">
            <v:imagedata r:id="rId34" o:title="fit"/>
          </v:shape>
        </w:pict>
      </w:r>
    </w:p>
    <w:p w:rsidR="00E30B22" w:rsidRDefault="00411D18" w:rsidP="00E30B22">
      <w:r>
        <w:rPr>
          <w:rFonts w:hint="eastAsia"/>
        </w:rPr>
        <w:t xml:space="preserve">Here we only focus on the </w:t>
      </w:r>
      <w:r>
        <w:t>period</w:t>
      </w:r>
      <w:r>
        <w:rPr>
          <w:rFonts w:hint="eastAsia"/>
        </w:rPr>
        <w:t>ic term whose a</w:t>
      </w:r>
      <w:r>
        <w:t>nalytic formula</w:t>
      </w:r>
      <w:r>
        <w:rPr>
          <w:rFonts w:hint="eastAsia"/>
        </w:rPr>
        <w:t xml:space="preserve"> is </w:t>
      </w:r>
      <w:r w:rsidR="00E30B22">
        <w:t xml:space="preserve">f(x) =  </w:t>
      </w:r>
    </w:p>
    <w:p w:rsidR="00E30B22" w:rsidDel="006A5DC9" w:rsidRDefault="00E30B22" w:rsidP="00E30B22">
      <w:pPr>
        <w:rPr>
          <w:del w:id="9" w:author="asd" w:date="2016-12-22T23:00:00Z"/>
        </w:rPr>
      </w:pPr>
      <w:r>
        <w:t xml:space="preserve">                    a1*sin(b1*x+c1) + a2*sin(b2*x+c2) + a3*sin(b3*x+c3) +</w:t>
      </w:r>
      <w:del w:id="10" w:author="asd" w:date="2016-12-22T23:01:00Z">
        <w:r w:rsidDel="006A5DC9">
          <w:delText xml:space="preserve"> </w:delText>
        </w:r>
      </w:del>
    </w:p>
    <w:p w:rsidR="00E30B22" w:rsidRDefault="00E30B22" w:rsidP="00E30B22">
      <w:del w:id="11" w:author="asd" w:date="2016-12-22T23:00:00Z">
        <w:r w:rsidDel="006A5DC9">
          <w:delText xml:space="preserve"> </w:delText>
        </w:r>
      </w:del>
      <w:del w:id="12" w:author="asd" w:date="2016-12-22T23:01:00Z">
        <w:r w:rsidDel="006A5DC9">
          <w:delText xml:space="preserve">                   </w:delText>
        </w:r>
      </w:del>
      <w:r>
        <w:t>a4*sin(b4*x+c4)</w:t>
      </w:r>
      <w:r w:rsidR="00411D18">
        <w:rPr>
          <w:rFonts w:hint="eastAsia"/>
        </w:rPr>
        <w:t xml:space="preserve"> </w:t>
      </w:r>
    </w:p>
    <w:p w:rsidR="00E30B22" w:rsidRDefault="00411D18" w:rsidP="00E30B22">
      <w:r>
        <w:t xml:space="preserve">with </w:t>
      </w:r>
      <w:r w:rsidR="00E30B22">
        <w:t xml:space="preserve">  </w:t>
      </w:r>
      <w:r w:rsidR="00B21F8A">
        <w:t xml:space="preserve"> </w:t>
      </w:r>
      <w:r w:rsidR="00E30B22">
        <w:t>a1 =0.0498       b1 =0.01236</w:t>
      </w:r>
    </w:p>
    <w:p w:rsidR="00865465" w:rsidRDefault="00E30B22" w:rsidP="00E30B22">
      <w:r>
        <w:t xml:space="preserve">       a2 =0.0533    </w:t>
      </w:r>
      <w:r w:rsidR="009B780B">
        <w:t xml:space="preserve"> </w:t>
      </w:r>
      <w:r>
        <w:t xml:space="preserve">   b2 =0.01719      </w:t>
      </w:r>
    </w:p>
    <w:p w:rsidR="00865465" w:rsidRDefault="003E1D99" w:rsidP="00865465">
      <w:pPr>
        <w:ind w:firstLineChars="350" w:firstLine="735"/>
      </w:pPr>
      <w:r>
        <w:t>a3 =</w:t>
      </w:r>
      <w:r w:rsidR="00E30B22">
        <w:t xml:space="preserve">0.0498    </w:t>
      </w:r>
      <w:r w:rsidR="009B780B">
        <w:t xml:space="preserve"> </w:t>
      </w:r>
      <w:r w:rsidR="00E30B22">
        <w:t xml:space="preserve">   b3 =0.005689</w:t>
      </w:r>
    </w:p>
    <w:p w:rsidR="00E30B22" w:rsidRDefault="003E1D99" w:rsidP="00865465">
      <w:pPr>
        <w:ind w:firstLineChars="350" w:firstLine="735"/>
      </w:pPr>
      <w:r>
        <w:t>a4 =</w:t>
      </w:r>
      <w:r w:rsidR="00E30B22">
        <w:t>0.02096       b4 =</w:t>
      </w:r>
      <w:r w:rsidR="00A10E82">
        <w:t xml:space="preserve">0.008394 </w:t>
      </w:r>
    </w:p>
    <w:p w:rsidR="00A22978" w:rsidRDefault="00F82F52" w:rsidP="00E30B22">
      <w:r>
        <w:t>T</w:t>
      </w:r>
      <w:r w:rsidR="00411D18">
        <w:rPr>
          <w:rFonts w:hint="eastAsia"/>
        </w:rPr>
        <w:t>he three strongest period</w:t>
      </w:r>
      <w:ins w:id="13" w:author="asd" w:date="2016-12-22T23:01:00Z">
        <w:r w:rsidR="0005406F">
          <w:t>s</w:t>
        </w:r>
      </w:ins>
      <w:r w:rsidR="00411D18">
        <w:rPr>
          <w:rFonts w:hint="eastAsia"/>
        </w:rPr>
        <w:t xml:space="preserve"> </w:t>
      </w:r>
      <w:ins w:id="14" w:author="asd" w:date="2016-12-22T23:01:00Z">
        <w:r w:rsidR="0005406F">
          <w:t>are</w:t>
        </w:r>
      </w:ins>
      <w:del w:id="15" w:author="asd" w:date="2016-12-22T23:01:00Z">
        <w:r w:rsidR="00411D18" w:rsidDel="0005406F">
          <w:rPr>
            <w:rFonts w:hint="eastAsia"/>
          </w:rPr>
          <w:delText>is</w:delText>
        </w:r>
      </w:del>
      <w:r w:rsidR="00411D18">
        <w:rPr>
          <w:rFonts w:hint="eastAsia"/>
        </w:rPr>
        <w:t xml:space="preserve"> then </w:t>
      </w:r>
      <w:r w:rsidR="00476A07">
        <w:t>365.5</w:t>
      </w:r>
      <w:r w:rsidR="00411D18">
        <w:rPr>
          <w:rFonts w:hint="eastAsia"/>
        </w:rPr>
        <w:t xml:space="preserve">ms, </w:t>
      </w:r>
      <w:r w:rsidR="00476A07">
        <w:t>508.3</w:t>
      </w:r>
      <w:r w:rsidR="00476A07">
        <w:rPr>
          <w:rFonts w:hint="eastAsia"/>
        </w:rPr>
        <w:t>ms and 1104.4</w:t>
      </w:r>
      <w:r w:rsidR="00411D18">
        <w:rPr>
          <w:rFonts w:hint="eastAsia"/>
        </w:rPr>
        <w:t>ms</w:t>
      </w:r>
      <w:r w:rsidR="00265B04">
        <w:t xml:space="preserve"> among which </w:t>
      </w:r>
      <w:r w:rsidR="002C7434">
        <w:t>the 365.5ms period is the strongest and best ob</w:t>
      </w:r>
      <w:r w:rsidR="00627D74">
        <w:t>s</w:t>
      </w:r>
      <w:r w:rsidR="002C7434">
        <w:t>erved</w:t>
      </w:r>
      <w:r w:rsidR="00411D18">
        <w:rPr>
          <w:rFonts w:hint="eastAsia"/>
        </w:rPr>
        <w:t xml:space="preserve">. The strong oscillation feature </w:t>
      </w:r>
      <w:r w:rsidR="00411D18">
        <w:t xml:space="preserve">shows that </w:t>
      </w:r>
      <w:r w:rsidR="00411D18">
        <w:rPr>
          <w:rFonts w:hint="eastAsia"/>
        </w:rPr>
        <w:t xml:space="preserve">while viewing </w:t>
      </w:r>
      <w:r w:rsidR="00716186">
        <w:t>webp</w:t>
      </w:r>
      <w:r w:rsidR="00411D18">
        <w:t>ages</w:t>
      </w:r>
      <w:r w:rsidR="00411D18">
        <w:rPr>
          <w:rFonts w:hint="eastAsia"/>
        </w:rPr>
        <w:t xml:space="preserve"> with different visual appeal, </w:t>
      </w:r>
      <w:r w:rsidR="00411D18">
        <w:t>people switch back and forth between a more</w:t>
      </w:r>
      <w:r w:rsidR="00411D18">
        <w:rPr>
          <w:rFonts w:hint="eastAsia"/>
        </w:rPr>
        <w:t xml:space="preserve"> </w:t>
      </w:r>
      <w:r w:rsidR="00411D18">
        <w:t>indiscriminate condition</w:t>
      </w:r>
      <w:r w:rsidR="00411D18">
        <w:rPr>
          <w:rFonts w:hint="eastAsia"/>
        </w:rPr>
        <w:t xml:space="preserve"> and </w:t>
      </w:r>
      <w:r w:rsidR="00411D18">
        <w:t>a more discriminate condition with a stable period time</w:t>
      </w:r>
      <w:r w:rsidR="00A56D1E">
        <w:t xml:space="preserve"> at about 365</w:t>
      </w:r>
      <w:r w:rsidR="00094BAC">
        <w:t>.5</w:t>
      </w:r>
      <w:r w:rsidR="00A56D1E">
        <w:t>ms</w:t>
      </w:r>
      <w:r w:rsidR="00411D18">
        <w:t>.</w:t>
      </w:r>
      <w:r w:rsidR="00411D18">
        <w:rPr>
          <w:rFonts w:hint="eastAsia"/>
        </w:rPr>
        <w:t xml:space="preserve"> </w:t>
      </w:r>
      <w:r w:rsidR="006F42AB">
        <w:t xml:space="preserve">The longer periods </w:t>
      </w:r>
      <w:r w:rsidR="004072B1">
        <w:t xml:space="preserve">are weaker and exist </w:t>
      </w:r>
      <w:r w:rsidR="00CE6450">
        <w:t>fewer</w:t>
      </w:r>
      <w:r w:rsidR="004072B1">
        <w:t xml:space="preserve"> times </w:t>
      </w:r>
      <w:ins w:id="16" w:author="asd" w:date="2016-12-22T23:02:00Z">
        <w:r w:rsidR="00436170">
          <w:t>for</w:t>
        </w:r>
      </w:ins>
      <w:del w:id="17" w:author="asd" w:date="2016-12-22T23:02:00Z">
        <w:r w:rsidR="004072B1" w:rsidDel="00436170">
          <w:delText>as</w:delText>
        </w:r>
      </w:del>
      <w:r w:rsidR="004072B1">
        <w:t xml:space="preserve"> the limitation of the exposure time. </w:t>
      </w:r>
      <w:r w:rsidR="00411D18">
        <w:rPr>
          <w:rFonts w:hint="eastAsia"/>
        </w:rPr>
        <w:t>The causing of the oscillation is worthy discovering and will be discussed in DISCUSSION.</w:t>
      </w:r>
    </w:p>
    <w:p w:rsidR="007609AC" w:rsidRDefault="007609AC" w:rsidP="00E30B22"/>
    <w:p w:rsidR="007609AC" w:rsidRPr="002647AB" w:rsidRDefault="007609AC" w:rsidP="007609AC">
      <w:pPr>
        <w:pStyle w:val="a7"/>
        <w:numPr>
          <w:ilvl w:val="0"/>
          <w:numId w:val="1"/>
        </w:numPr>
        <w:ind w:firstLineChars="0"/>
        <w:rPr>
          <w:b/>
        </w:rPr>
      </w:pPr>
      <w:r w:rsidRPr="002647AB">
        <w:rPr>
          <w:b/>
        </w:rPr>
        <w:t>B</w:t>
      </w:r>
      <w:r w:rsidRPr="002647AB">
        <w:rPr>
          <w:rFonts w:hint="eastAsia"/>
          <w:b/>
        </w:rPr>
        <w:t>est</w:t>
      </w:r>
      <w:r w:rsidR="00076B79" w:rsidRPr="002647AB">
        <w:rPr>
          <w:b/>
        </w:rPr>
        <w:t>-</w:t>
      </w:r>
      <w:r w:rsidRPr="002647AB">
        <w:rPr>
          <w:b/>
        </w:rPr>
        <w:t xml:space="preserve">correlated </w:t>
      </w:r>
      <w:r w:rsidR="00B03936">
        <w:rPr>
          <w:b/>
        </w:rPr>
        <w:t>situation</w:t>
      </w:r>
    </w:p>
    <w:p w:rsidR="00CA42B4" w:rsidRDefault="007609AC" w:rsidP="002647AB">
      <w:r w:rsidRPr="007759EE">
        <w:rPr>
          <w:rFonts w:hint="eastAsia"/>
        </w:rPr>
        <w:t xml:space="preserve">According to the curve, the best correlation </w:t>
      </w:r>
      <w:r w:rsidRPr="007759EE">
        <w:t xml:space="preserve">value is IF(1912,100), </w:t>
      </w:r>
    </w:p>
    <w:p w:rsidR="00CA42B4" w:rsidRDefault="00CA42B4" w:rsidP="002647AB"/>
    <w:tbl>
      <w:tblPr>
        <w:tblW w:w="5700" w:type="dxa"/>
        <w:jc w:val="center"/>
        <w:tblLayout w:type="fixed"/>
        <w:tblLook w:val="04A0" w:firstRow="1" w:lastRow="0" w:firstColumn="1" w:lastColumn="0" w:noHBand="0" w:noVBand="1"/>
      </w:tblPr>
      <w:tblGrid>
        <w:gridCol w:w="2689"/>
        <w:gridCol w:w="1701"/>
        <w:gridCol w:w="1310"/>
      </w:tblGrid>
      <w:tr w:rsidR="00CA42B4" w:rsidTr="00525441">
        <w:trPr>
          <w:trHeight w:val="270"/>
          <w:jc w:val="center"/>
        </w:trPr>
        <w:tc>
          <w:tcPr>
            <w:tcW w:w="2689" w:type="dxa"/>
            <w:tcBorders>
              <w:top w:val="single" w:sz="4" w:space="0" w:color="auto"/>
              <w:left w:val="single" w:sz="4" w:space="0" w:color="auto"/>
              <w:bottom w:val="single" w:sz="4" w:space="0" w:color="auto"/>
              <w:right w:val="single" w:sz="4" w:space="0" w:color="000000"/>
            </w:tcBorders>
            <w:shd w:val="clear" w:color="auto" w:fill="auto"/>
            <w:vAlign w:val="center"/>
          </w:tcPr>
          <w:p w:rsidR="00CA42B4" w:rsidRDefault="00CA42B4" w:rsidP="00525441">
            <w:r>
              <w:rPr>
                <w:rFonts w:hint="eastAsia"/>
              </w:rPr>
              <w:t>index</w:t>
            </w:r>
          </w:p>
        </w:tc>
        <w:tc>
          <w:tcPr>
            <w:tcW w:w="1701" w:type="dxa"/>
            <w:tcBorders>
              <w:top w:val="single" w:sz="4" w:space="0" w:color="auto"/>
              <w:left w:val="nil"/>
              <w:bottom w:val="single" w:sz="4" w:space="0" w:color="auto"/>
              <w:right w:val="single" w:sz="4" w:space="0" w:color="auto"/>
            </w:tcBorders>
            <w:shd w:val="clear" w:color="auto" w:fill="auto"/>
            <w:vAlign w:val="center"/>
          </w:tcPr>
          <w:p w:rsidR="00CA42B4" w:rsidRDefault="00CA42B4" w:rsidP="00525441">
            <w:r>
              <w:rPr>
                <w:rFonts w:hint="eastAsia"/>
              </w:rPr>
              <w:t>ANOVA p</w:t>
            </w:r>
          </w:p>
        </w:tc>
        <w:tc>
          <w:tcPr>
            <w:tcW w:w="1310" w:type="dxa"/>
            <w:tcBorders>
              <w:top w:val="single" w:sz="4" w:space="0" w:color="auto"/>
              <w:left w:val="nil"/>
              <w:bottom w:val="single" w:sz="4" w:space="0" w:color="auto"/>
              <w:right w:val="single" w:sz="4" w:space="0" w:color="auto"/>
            </w:tcBorders>
            <w:shd w:val="clear" w:color="auto" w:fill="auto"/>
            <w:vAlign w:val="center"/>
          </w:tcPr>
          <w:p w:rsidR="00CA42B4" w:rsidRDefault="00CA42B4" w:rsidP="00525441">
            <w:r>
              <w:rPr>
                <w:rFonts w:hint="eastAsia"/>
              </w:rPr>
              <w:t>corr</w:t>
            </w:r>
          </w:p>
        </w:tc>
      </w:tr>
      <w:tr w:rsidR="00CA42B4" w:rsidTr="00525441">
        <w:trPr>
          <w:trHeight w:val="270"/>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rsidR="00CA42B4" w:rsidRDefault="00964C8C" w:rsidP="00FB5D2D">
            <w:r>
              <w:t>IF</w:t>
            </w:r>
            <w:r w:rsidR="00FB5D2D">
              <w:t>(</w:t>
            </w:r>
            <w:r>
              <w:t>1912</w:t>
            </w:r>
            <w:r>
              <w:rPr>
                <w:rFonts w:hint="eastAsia"/>
              </w:rPr>
              <w:t>,100</w:t>
            </w:r>
            <w:r w:rsidR="00FB5D2D">
              <w:rPr>
                <w:rFonts w:hint="eastAsia"/>
              </w:rPr>
              <w:t>)</w:t>
            </w:r>
          </w:p>
        </w:tc>
        <w:tc>
          <w:tcPr>
            <w:tcW w:w="1701" w:type="dxa"/>
            <w:tcBorders>
              <w:top w:val="nil"/>
              <w:left w:val="nil"/>
              <w:bottom w:val="single" w:sz="4" w:space="0" w:color="auto"/>
              <w:right w:val="single" w:sz="4" w:space="0" w:color="auto"/>
            </w:tcBorders>
            <w:shd w:val="clear" w:color="auto" w:fill="auto"/>
            <w:vAlign w:val="center"/>
          </w:tcPr>
          <w:p w:rsidR="00CA42B4" w:rsidRDefault="00436BBD" w:rsidP="00525441">
            <w:r>
              <w:t>0.00023</w:t>
            </w:r>
          </w:p>
        </w:tc>
        <w:tc>
          <w:tcPr>
            <w:tcW w:w="1310" w:type="dxa"/>
            <w:tcBorders>
              <w:top w:val="nil"/>
              <w:left w:val="nil"/>
              <w:bottom w:val="single" w:sz="4" w:space="0" w:color="auto"/>
              <w:right w:val="single" w:sz="4" w:space="0" w:color="auto"/>
            </w:tcBorders>
            <w:shd w:val="clear" w:color="auto" w:fill="auto"/>
            <w:vAlign w:val="center"/>
          </w:tcPr>
          <w:p w:rsidR="00CA42B4" w:rsidRDefault="00916F25" w:rsidP="00525441">
            <w:r w:rsidRPr="00916F25">
              <w:t>-0.6048</w:t>
            </w:r>
          </w:p>
        </w:tc>
      </w:tr>
    </w:tbl>
    <w:p w:rsidR="00CA42B4" w:rsidRDefault="00CA42B4" w:rsidP="002647AB"/>
    <w:p w:rsidR="007609AC" w:rsidRDefault="007609AC" w:rsidP="002647AB">
      <w:r w:rsidRPr="007759EE">
        <w:t>the figure</w:t>
      </w:r>
      <w:r>
        <w:t xml:space="preserve"> with score</w:t>
      </w:r>
      <w:r w:rsidRPr="007759EE">
        <w:t xml:space="preserve"> is as followed.</w:t>
      </w:r>
    </w:p>
    <w:p w:rsidR="007609AC" w:rsidRPr="00635186" w:rsidRDefault="007609AC" w:rsidP="00581AED">
      <w:pPr>
        <w:jc w:val="center"/>
      </w:pPr>
      <w:r>
        <w:rPr>
          <w:noProof/>
        </w:rPr>
        <w:lastRenderedPageBreak/>
        <w:drawing>
          <wp:inline distT="0" distB="0" distL="0" distR="0">
            <wp:extent cx="5267325" cy="3952875"/>
            <wp:effectExtent l="0" t="0" r="0" b="0"/>
            <wp:docPr id="9" name="图片 9" descr="C:\Users\asd\AppData\Local\Microsoft\Windows\INetCache\Content.Word\POINTS-score-IF1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d\AppData\Local\Microsoft\Windows\INetCache\Content.Word\POINTS-score-IF191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7609AC" w:rsidRPr="00CE64B1" w:rsidRDefault="007609AC" w:rsidP="00581AED">
      <w:pPr>
        <w:jc w:val="center"/>
        <w:rPr>
          <w:color w:val="5B9BD5" w:themeColor="accent1"/>
        </w:rPr>
      </w:pPr>
      <w:r w:rsidRPr="00CE64B1">
        <w:rPr>
          <w:color w:val="5B9BD5" w:themeColor="accent1"/>
        </w:rPr>
        <w:t>%The IF(1912,100)-score figure of all the 42 webpages, the red line gives a best classification with an error rate of (</w:t>
      </w:r>
      <w:r w:rsidR="00A67B60" w:rsidRPr="00CE64B1">
        <w:rPr>
          <w:color w:val="5B9BD5" w:themeColor="accent1"/>
        </w:rPr>
        <w:t>6+5</w:t>
      </w:r>
      <w:r w:rsidRPr="00CE64B1">
        <w:rPr>
          <w:color w:val="5B9BD5" w:themeColor="accent1"/>
        </w:rPr>
        <w:t>)/42</w:t>
      </w:r>
    </w:p>
    <w:p w:rsidR="009A1EA2" w:rsidRDefault="009A1EA2" w:rsidP="00581AED">
      <w:pPr>
        <w:jc w:val="center"/>
      </w:pPr>
    </w:p>
    <w:p w:rsidR="009A1EA2" w:rsidRDefault="009A1EA2" w:rsidP="00581AED">
      <w:pPr>
        <w:jc w:val="center"/>
      </w:pPr>
    </w:p>
    <w:p w:rsidR="007609AC" w:rsidRPr="007609AC" w:rsidRDefault="007609AC" w:rsidP="007609AC">
      <w:pPr>
        <w:rPr>
          <w:highlight w:val="lightGray"/>
        </w:rPr>
      </w:pPr>
    </w:p>
    <w:p w:rsidR="00A22978" w:rsidRDefault="00A87989">
      <w:pPr>
        <w:pStyle w:val="3"/>
      </w:pPr>
      <w:r>
        <w:t xml:space="preserve">Heat map </w:t>
      </w:r>
      <w:r w:rsidR="00D90BAC">
        <w:t>chaotic a</w:t>
      </w:r>
      <w:r w:rsidR="00AC3433">
        <w:t>reas</w:t>
      </w:r>
      <w:r w:rsidR="00411D18">
        <w:t>:</w:t>
      </w:r>
    </w:p>
    <w:p w:rsidR="00A22978" w:rsidRDefault="00411D18">
      <w:r>
        <w:rPr>
          <w:rFonts w:hint="eastAsia"/>
        </w:rPr>
        <w:t>It</w:t>
      </w:r>
      <w:r>
        <w:t>’</w:t>
      </w:r>
      <w:r>
        <w:rPr>
          <w:rFonts w:hint="eastAsia"/>
        </w:rPr>
        <w:t>s</w:t>
      </w:r>
      <w:r>
        <w:t xml:space="preserve"> not surprising</w:t>
      </w:r>
      <w:r>
        <w:rPr>
          <w:rFonts w:hint="eastAsia"/>
        </w:rPr>
        <w:t xml:space="preserve"> that the heat map peak value </w:t>
      </w:r>
      <w:r>
        <w:t xml:space="preserve">fails to show any remarkable relevance as visual appeal is not simply about drawing people’s attention to a few single points. </w:t>
      </w:r>
      <w:r>
        <w:rPr>
          <w:rFonts w:hint="eastAsia"/>
        </w:rPr>
        <w:t>In other words, i</w:t>
      </w:r>
      <w:r>
        <w:t xml:space="preserve">f high peak value should indicate a high visual appeal, a single black dot on a pure background should no doubt be the best visual appeal stimulus. </w:t>
      </w:r>
    </w:p>
    <w:p w:rsidR="00545B6E" w:rsidRDefault="007022F2">
      <w:r w:rsidRPr="007022F2">
        <w:rPr>
          <w:noProof/>
        </w:rPr>
        <w:lastRenderedPageBreak/>
        <w:drawing>
          <wp:inline distT="0" distB="0" distL="0" distR="0">
            <wp:extent cx="5274310" cy="3953065"/>
            <wp:effectExtent l="0" t="0" r="0" b="0"/>
            <wp:docPr id="10" name="图片 10" descr="F:\JCH\眼动实验\Ultimiate_Index_code\img\POINTS-score-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JCH\眼动实验\Ultimiate_Index_code\img\POINTS-score-nois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953065"/>
                    </a:xfrm>
                    <a:prstGeom prst="rect">
                      <a:avLst/>
                    </a:prstGeom>
                    <a:noFill/>
                    <a:ln>
                      <a:noFill/>
                    </a:ln>
                  </pic:spPr>
                </pic:pic>
              </a:graphicData>
            </a:graphic>
          </wp:inline>
        </w:drawing>
      </w:r>
    </w:p>
    <w:p w:rsidR="002F0993" w:rsidRPr="00CE64B1" w:rsidRDefault="002F0993" w:rsidP="002F0993">
      <w:pPr>
        <w:jc w:val="center"/>
        <w:rPr>
          <w:color w:val="5B9BD5" w:themeColor="accent1"/>
        </w:rPr>
      </w:pPr>
      <w:r w:rsidRPr="00CE64B1">
        <w:rPr>
          <w:color w:val="5B9BD5" w:themeColor="accent1"/>
        </w:rPr>
        <w:t>%The</w:t>
      </w:r>
      <w:r w:rsidR="000B1697" w:rsidRPr="00CE64B1">
        <w:rPr>
          <w:color w:val="5B9BD5" w:themeColor="accent1"/>
        </w:rPr>
        <w:t xml:space="preserve"> chaotic area </w:t>
      </w:r>
      <w:r w:rsidRPr="00CE64B1">
        <w:rPr>
          <w:color w:val="5B9BD5" w:themeColor="accent1"/>
        </w:rPr>
        <w:t>-score figure of all the 42 webpages, the red line gives a best classification with an error rate of (</w:t>
      </w:r>
      <w:r w:rsidR="00C9756B" w:rsidRPr="00CE64B1">
        <w:rPr>
          <w:color w:val="5B9BD5" w:themeColor="accent1"/>
        </w:rPr>
        <w:t>3+5</w:t>
      </w:r>
      <w:r w:rsidRPr="00CE64B1">
        <w:rPr>
          <w:color w:val="5B9BD5" w:themeColor="accent1"/>
        </w:rPr>
        <w:t>)/42</w:t>
      </w:r>
    </w:p>
    <w:p w:rsidR="002F0993" w:rsidRPr="002F0993" w:rsidRDefault="002F0993"/>
    <w:p w:rsidR="00160463" w:rsidRDefault="00160463"/>
    <w:p w:rsidR="00D57FC9" w:rsidRDefault="00411D18">
      <w:r>
        <w:rPr>
          <w:rFonts w:hint="eastAsia"/>
        </w:rPr>
        <w:t xml:space="preserve">The </w:t>
      </w:r>
      <w:r w:rsidR="007B7AF4">
        <w:t>chaotic area</w:t>
      </w:r>
      <w:r>
        <w:rPr>
          <w:rFonts w:hint="eastAsia"/>
        </w:rPr>
        <w:t xml:space="preserve"> which is calculated by count the </w:t>
      </w:r>
      <w:r w:rsidR="00E104AC">
        <w:t xml:space="preserve">nonzero </w:t>
      </w:r>
      <w:r>
        <w:rPr>
          <w:rFonts w:hint="eastAsia"/>
        </w:rPr>
        <w:t>low-stage area of a normalized heat map, however, shows a quite significant negative correlation with the score. The index is calculated by counting the area of the</w:t>
      </w:r>
      <w:r w:rsidR="008E23B2">
        <w:rPr>
          <w:rFonts w:hint="eastAsia"/>
        </w:rPr>
        <w:t xml:space="preserve"> points whose value in</w:t>
      </w:r>
      <w:r w:rsidR="00D57FC9">
        <w:rPr>
          <w:rFonts w:hint="eastAsia"/>
        </w:rPr>
        <w:t xml:space="preserve"> </w:t>
      </w:r>
      <w:r w:rsidR="008E23B2">
        <w:t>the interval (</w:t>
      </w:r>
      <w:r w:rsidR="00556A70">
        <w:rPr>
          <w:rFonts w:hint="eastAsia"/>
        </w:rPr>
        <w:t>0</w:t>
      </w:r>
      <w:r w:rsidR="008E23B2">
        <w:rPr>
          <w:rFonts w:hint="eastAsia"/>
        </w:rPr>
        <w:t>,</w:t>
      </w:r>
      <w:r w:rsidR="00E5234E">
        <w:t xml:space="preserve"> </w:t>
      </w:r>
      <w:r w:rsidR="00D57FC9">
        <w:t>0.00</w:t>
      </w:r>
      <w:r w:rsidR="001B2834">
        <w:t>0</w:t>
      </w:r>
      <w:r w:rsidR="00D57FC9">
        <w:t>47</w:t>
      </w:r>
      <w:r w:rsidR="00B53F60">
        <w:t>)</w:t>
      </w:r>
      <w:r>
        <w:rPr>
          <w:rFonts w:hint="eastAsia"/>
        </w:rPr>
        <w:t xml:space="preserve"> of a normalized heat map. To be more mathematical: </w:t>
      </w:r>
    </w:p>
    <w:p w:rsidR="00A22978" w:rsidRDefault="005C2B83" w:rsidP="00D57FC9">
      <w:pPr>
        <w:jc w:val="center"/>
        <w:rPr>
          <w:highlight w:val="green"/>
        </w:rPr>
      </w:pPr>
      <w:r w:rsidRPr="0038638D">
        <w:rPr>
          <w:position w:val="-106"/>
        </w:rPr>
        <w:object w:dxaOrig="5000" w:dyaOrig="2240">
          <v:shape id="_x0000_i1037" type="#_x0000_t75" style="width:251.25pt;height:112.5pt" o:ole="">
            <v:imagedata r:id="rId37" o:title=""/>
          </v:shape>
          <o:OLEObject Type="Embed" ProgID="Equation.DSMT4" ShapeID="_x0000_i1037" DrawAspect="Content" ObjectID="_1554129896" r:id="rId38"/>
        </w:object>
      </w:r>
    </w:p>
    <w:p w:rsidR="00A22978" w:rsidRDefault="00411D18">
      <w:r>
        <w:rPr>
          <w:rFonts w:hint="eastAsia"/>
        </w:rPr>
        <w:t>The essence of the index is similar to IF, measuring how locally concentrated are the fixations, which is an essential dimension of the EPC. The strong negative correlation of the</w:t>
      </w:r>
      <w:r w:rsidR="00F815E1">
        <w:t xml:space="preserve"> chaotic area</w:t>
      </w:r>
      <w:r w:rsidR="00E36D4E">
        <w:rPr>
          <w:rFonts w:hint="eastAsia"/>
        </w:rPr>
        <w:t xml:space="preserve"> </w:t>
      </w:r>
      <w:r>
        <w:rPr>
          <w:rFonts w:hint="eastAsia"/>
        </w:rPr>
        <w:t xml:space="preserve">proves that the less the fixation </w:t>
      </w:r>
      <w:r w:rsidR="00AB6DE3">
        <w:rPr>
          <w:rFonts w:hint="eastAsia"/>
        </w:rPr>
        <w:t>chaos</w:t>
      </w:r>
      <w:r>
        <w:rPr>
          <w:rFonts w:hint="eastAsia"/>
        </w:rPr>
        <w:t xml:space="preserve"> is, the better the visual appeal of a webpage is. </w:t>
      </w:r>
    </w:p>
    <w:p w:rsidR="00A22978" w:rsidRDefault="00A22978"/>
    <w:p w:rsidR="00A22978" w:rsidRDefault="00411D18">
      <w:pPr>
        <w:pStyle w:val="10"/>
        <w:numPr>
          <w:ilvl w:val="0"/>
          <w:numId w:val="1"/>
        </w:numPr>
        <w:ind w:firstLineChars="0"/>
        <w:rPr>
          <w:b/>
        </w:rPr>
      </w:pPr>
      <w:r>
        <w:rPr>
          <w:rFonts w:hint="eastAsia"/>
          <w:b/>
        </w:rPr>
        <w:t>Robustness:</w:t>
      </w:r>
    </w:p>
    <w:p w:rsidR="00A22978" w:rsidRDefault="00411D18">
      <w:r>
        <w:rPr>
          <w:rFonts w:hint="eastAsia"/>
        </w:rPr>
        <w:t xml:space="preserve">The index is also calculated based on the dithered data to check its robustness. </w:t>
      </w:r>
    </w:p>
    <w:p w:rsidR="00684D85" w:rsidRDefault="00684D85"/>
    <w:p w:rsidR="00A22978" w:rsidRDefault="00A22978"/>
    <w:tbl>
      <w:tblPr>
        <w:tblW w:w="5700" w:type="dxa"/>
        <w:jc w:val="center"/>
        <w:tblLayout w:type="fixed"/>
        <w:tblLook w:val="04A0" w:firstRow="1" w:lastRow="0" w:firstColumn="1" w:lastColumn="0" w:noHBand="0" w:noVBand="1"/>
      </w:tblPr>
      <w:tblGrid>
        <w:gridCol w:w="2689"/>
        <w:gridCol w:w="1701"/>
        <w:gridCol w:w="1310"/>
      </w:tblGrid>
      <w:tr w:rsidR="00A22978">
        <w:trPr>
          <w:trHeight w:val="270"/>
          <w:jc w:val="center"/>
        </w:trPr>
        <w:tc>
          <w:tcPr>
            <w:tcW w:w="2689" w:type="dxa"/>
            <w:tcBorders>
              <w:top w:val="single" w:sz="4" w:space="0" w:color="auto"/>
              <w:left w:val="single" w:sz="4" w:space="0" w:color="auto"/>
              <w:bottom w:val="single" w:sz="4" w:space="0" w:color="auto"/>
              <w:right w:val="single" w:sz="4" w:space="0" w:color="000000"/>
            </w:tcBorders>
            <w:shd w:val="clear" w:color="auto" w:fill="auto"/>
            <w:vAlign w:val="center"/>
          </w:tcPr>
          <w:p w:rsidR="00A22978" w:rsidRDefault="00411D18">
            <w:r>
              <w:rPr>
                <w:rFonts w:hint="eastAsia"/>
              </w:rPr>
              <w:lastRenderedPageBreak/>
              <w:t>index</w:t>
            </w:r>
          </w:p>
        </w:tc>
        <w:tc>
          <w:tcPr>
            <w:tcW w:w="1701" w:type="dxa"/>
            <w:tcBorders>
              <w:top w:val="single" w:sz="4" w:space="0" w:color="auto"/>
              <w:left w:val="nil"/>
              <w:bottom w:val="single" w:sz="4" w:space="0" w:color="auto"/>
              <w:right w:val="single" w:sz="4" w:space="0" w:color="auto"/>
            </w:tcBorders>
            <w:shd w:val="clear" w:color="auto" w:fill="auto"/>
            <w:vAlign w:val="center"/>
          </w:tcPr>
          <w:p w:rsidR="00A22978" w:rsidRDefault="00411D18">
            <w:r>
              <w:rPr>
                <w:rFonts w:hint="eastAsia"/>
              </w:rPr>
              <w:t>ANOVA p</w:t>
            </w:r>
          </w:p>
        </w:tc>
        <w:tc>
          <w:tcPr>
            <w:tcW w:w="1310" w:type="dxa"/>
            <w:tcBorders>
              <w:top w:val="single" w:sz="4" w:space="0" w:color="auto"/>
              <w:left w:val="nil"/>
              <w:bottom w:val="single" w:sz="4" w:space="0" w:color="auto"/>
              <w:right w:val="single" w:sz="4" w:space="0" w:color="auto"/>
            </w:tcBorders>
            <w:shd w:val="clear" w:color="auto" w:fill="auto"/>
            <w:vAlign w:val="center"/>
          </w:tcPr>
          <w:p w:rsidR="00A22978" w:rsidRDefault="00411D18">
            <w:r>
              <w:rPr>
                <w:rFonts w:hint="eastAsia"/>
              </w:rPr>
              <w:t>corr</w:t>
            </w:r>
          </w:p>
        </w:tc>
      </w:tr>
      <w:tr w:rsidR="00A22978">
        <w:trPr>
          <w:trHeight w:val="270"/>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rsidR="00A22978" w:rsidRDefault="0082161D">
            <w:r>
              <w:t>Chaotic area</w:t>
            </w:r>
          </w:p>
        </w:tc>
        <w:tc>
          <w:tcPr>
            <w:tcW w:w="1701"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5.89E-05</w:t>
            </w:r>
          </w:p>
        </w:tc>
        <w:tc>
          <w:tcPr>
            <w:tcW w:w="1310" w:type="dxa"/>
            <w:tcBorders>
              <w:top w:val="nil"/>
              <w:left w:val="nil"/>
              <w:bottom w:val="single" w:sz="4" w:space="0" w:color="auto"/>
              <w:right w:val="single" w:sz="4" w:space="0" w:color="auto"/>
            </w:tcBorders>
            <w:shd w:val="clear" w:color="auto" w:fill="auto"/>
            <w:vAlign w:val="center"/>
          </w:tcPr>
          <w:p w:rsidR="00A22978" w:rsidRDefault="00017CC1">
            <w:r>
              <w:rPr>
                <w:rFonts w:hint="eastAsia"/>
              </w:rPr>
              <w:t>-0.5936</w:t>
            </w:r>
          </w:p>
        </w:tc>
      </w:tr>
      <w:tr w:rsidR="00A22978">
        <w:trPr>
          <w:trHeight w:val="270"/>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rsidR="00A22978" w:rsidRDefault="0082161D">
            <w:r>
              <w:t>C</w:t>
            </w:r>
            <w:r>
              <w:rPr>
                <w:rFonts w:hint="eastAsia"/>
              </w:rPr>
              <w:t>haotic</w:t>
            </w:r>
            <w:r>
              <w:t xml:space="preserve"> area</w:t>
            </w:r>
            <w:r w:rsidR="00411D18">
              <w:rPr>
                <w:rFonts w:hint="eastAsia"/>
              </w:rPr>
              <w:t xml:space="preserve"> dither</w:t>
            </w:r>
          </w:p>
        </w:tc>
        <w:tc>
          <w:tcPr>
            <w:tcW w:w="1701"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4.87E-05</w:t>
            </w:r>
          </w:p>
        </w:tc>
        <w:tc>
          <w:tcPr>
            <w:tcW w:w="1310" w:type="dxa"/>
            <w:tcBorders>
              <w:top w:val="nil"/>
              <w:left w:val="nil"/>
              <w:bottom w:val="single" w:sz="4" w:space="0" w:color="auto"/>
              <w:right w:val="single" w:sz="4" w:space="0" w:color="auto"/>
            </w:tcBorders>
            <w:shd w:val="clear" w:color="auto" w:fill="auto"/>
            <w:vAlign w:val="center"/>
          </w:tcPr>
          <w:p w:rsidR="00A22978" w:rsidRDefault="00411D18">
            <w:r>
              <w:rPr>
                <w:rFonts w:hint="eastAsia"/>
              </w:rPr>
              <w:t>-0.5985</w:t>
            </w:r>
          </w:p>
        </w:tc>
      </w:tr>
    </w:tbl>
    <w:p w:rsidR="00A22978" w:rsidRDefault="00A22978"/>
    <w:p w:rsidR="00A22978" w:rsidRDefault="00411D18">
      <w:r>
        <w:t xml:space="preserve">The result prove that even under a quite low precision recording situation, </w:t>
      </w:r>
      <w:r w:rsidR="006D3A68">
        <w:t>The index</w:t>
      </w:r>
      <w:r>
        <w:t xml:space="preserve"> still shows a</w:t>
      </w:r>
      <w:r>
        <w:rPr>
          <w:rFonts w:hint="eastAsia"/>
        </w:rPr>
        <w:t xml:space="preserve"> </w:t>
      </w:r>
      <w:r>
        <w:t>significant negative correlation with score.</w:t>
      </w:r>
    </w:p>
    <w:p w:rsidR="00A22978" w:rsidRDefault="00A22978"/>
    <w:p w:rsidR="00483602" w:rsidRDefault="001E4700" w:rsidP="00483602">
      <w:pPr>
        <w:pStyle w:val="10"/>
        <w:ind w:firstLineChars="0" w:firstLine="0"/>
      </w:pPr>
      <w:r>
        <w:rPr>
          <w:rFonts w:hint="eastAsia"/>
        </w:rPr>
        <w:t>Chaotic</w:t>
      </w:r>
      <w:r w:rsidR="00DB61FC" w:rsidRPr="00DB61FC">
        <w:t xml:space="preserve"> areas </w:t>
      </w:r>
      <w:r w:rsidR="00DB61FC">
        <w:t>can be marked on heat maps for a visualization.</w:t>
      </w:r>
    </w:p>
    <w:p w:rsidR="00BD3571" w:rsidRDefault="002961CD" w:rsidP="00FD28F9">
      <w:pPr>
        <w:pStyle w:val="10"/>
        <w:ind w:firstLineChars="0" w:firstLine="0"/>
        <w:jc w:val="center"/>
      </w:pPr>
      <w:r>
        <w:pict>
          <v:shape id="_x0000_i1038" type="#_x0000_t75" style="width:414.75pt;height:129pt">
            <v:imagedata r:id="rId39" o:title="HMN"/>
          </v:shape>
        </w:pict>
      </w:r>
    </w:p>
    <w:p w:rsidR="00411D18" w:rsidRPr="00CE64B1" w:rsidRDefault="001E4700" w:rsidP="00CE64B1">
      <w:pPr>
        <w:jc w:val="center"/>
        <w:rPr>
          <w:color w:val="5B9BD5" w:themeColor="accent1"/>
        </w:rPr>
      </w:pPr>
      <w:r w:rsidRPr="00CE64B1">
        <w:rPr>
          <w:rFonts w:hint="eastAsia"/>
          <w:color w:val="5B9BD5" w:themeColor="accent1"/>
        </w:rPr>
        <w:t>%</w:t>
      </w:r>
      <w:r w:rsidR="00BE772A" w:rsidRPr="00CE64B1">
        <w:rPr>
          <w:rFonts w:hint="eastAsia"/>
          <w:color w:val="5B9BD5" w:themeColor="accent1"/>
        </w:rPr>
        <w:t>the</w:t>
      </w:r>
      <w:r w:rsidR="00BE772A" w:rsidRPr="00CE64B1">
        <w:rPr>
          <w:color w:val="5B9BD5" w:themeColor="accent1"/>
        </w:rPr>
        <w:t xml:space="preserve"> dark areas are the chaotic areas.</w:t>
      </w:r>
      <w:r w:rsidR="00C06B27" w:rsidRPr="00CE64B1">
        <w:rPr>
          <w:color w:val="5B9BD5" w:themeColor="accent1"/>
        </w:rPr>
        <w:t xml:space="preserve"> The left heat map has an obviously larger chaotic area than the right one</w:t>
      </w:r>
      <w:r w:rsidR="0062443A" w:rsidRPr="00CE64B1">
        <w:rPr>
          <w:color w:val="5B9BD5" w:themeColor="accent1"/>
        </w:rPr>
        <w:t>.</w:t>
      </w:r>
    </w:p>
    <w:p w:rsidR="00A22978" w:rsidRDefault="00411D18">
      <w:pPr>
        <w:pStyle w:val="4"/>
      </w:pPr>
      <w:r>
        <w:t>LCS value:</w:t>
      </w:r>
      <w:r>
        <w:rPr>
          <w:rFonts w:hint="eastAsia"/>
        </w:rPr>
        <w:t xml:space="preserve"> </w:t>
      </w:r>
    </w:p>
    <w:p w:rsidR="00A22978" w:rsidRDefault="00411D18">
      <w:r>
        <w:rPr>
          <w:rFonts w:hint="eastAsia"/>
        </w:rPr>
        <w:t xml:space="preserve">The significance of LCS value but the Levenshtein Distance indicates that </w:t>
      </w:r>
      <w:r>
        <w:t>subst</w:t>
      </w:r>
      <w:r>
        <w:rPr>
          <w:rFonts w:hint="eastAsia"/>
        </w:rPr>
        <w:t xml:space="preserve">itution operation should cost more than </w:t>
      </w:r>
      <w:r>
        <w:t>removal</w:t>
      </w:r>
      <w:r>
        <w:rPr>
          <w:rFonts w:hint="eastAsia"/>
        </w:rPr>
        <w:t xml:space="preserve"> and</w:t>
      </w:r>
      <w:r>
        <w:t xml:space="preserve"> insertion</w:t>
      </w:r>
      <w:r>
        <w:rPr>
          <w:rFonts w:hint="eastAsia"/>
        </w:rPr>
        <w:t xml:space="preserve"> operations. The following introduces the details of the calculation.</w:t>
      </w:r>
    </w:p>
    <w:p w:rsidR="00A22978" w:rsidRDefault="00A22978">
      <w:pPr>
        <w:rPr>
          <w:highlight w:val="lightGray"/>
        </w:rPr>
      </w:pPr>
    </w:p>
    <w:p w:rsidR="00B24E6D" w:rsidRPr="00CE64B1" w:rsidRDefault="002961CD" w:rsidP="00B24E6D">
      <w:pPr>
        <w:jc w:val="center"/>
        <w:rPr>
          <w:color w:val="5B9BD5" w:themeColor="accent1"/>
        </w:rPr>
      </w:pPr>
      <w:r>
        <w:rPr>
          <w:highlight w:val="lightGray"/>
        </w:rPr>
        <w:lastRenderedPageBreak/>
        <w:pict>
          <v:shape id="_x0000_i1039" type="#_x0000_t75" style="width:414.75pt;height:310.5pt">
            <v:imagedata r:id="rId40" o:title="POINTS-score-LCS"/>
          </v:shape>
        </w:pict>
      </w:r>
      <w:r w:rsidR="00B24E6D" w:rsidRPr="00CE64B1">
        <w:rPr>
          <w:color w:val="5B9BD5" w:themeColor="accent1"/>
        </w:rPr>
        <w:t>%The LCS-score figure of all the 42 webpages, the red line gives a best classification with an error rate of (</w:t>
      </w:r>
      <w:r w:rsidR="005C6412" w:rsidRPr="00CE64B1">
        <w:rPr>
          <w:color w:val="5B9BD5" w:themeColor="accent1"/>
        </w:rPr>
        <w:t>7+2</w:t>
      </w:r>
      <w:r w:rsidR="00B24E6D" w:rsidRPr="00CE64B1">
        <w:rPr>
          <w:color w:val="5B9BD5" w:themeColor="accent1"/>
        </w:rPr>
        <w:t>)/42</w:t>
      </w:r>
    </w:p>
    <w:p w:rsidR="003E5D87" w:rsidRDefault="003E5D87">
      <w:pPr>
        <w:rPr>
          <w:highlight w:val="lightGray"/>
        </w:rPr>
      </w:pPr>
    </w:p>
    <w:p w:rsidR="00A22978" w:rsidRDefault="00411D18">
      <w:pPr>
        <w:pStyle w:val="10"/>
        <w:numPr>
          <w:ilvl w:val="0"/>
          <w:numId w:val="1"/>
        </w:numPr>
        <w:ind w:firstLineChars="0"/>
        <w:rPr>
          <w:b/>
        </w:rPr>
      </w:pPr>
      <w:r>
        <w:rPr>
          <w:rFonts w:hint="eastAsia"/>
          <w:b/>
        </w:rPr>
        <w:t>AOI cluster results</w:t>
      </w:r>
    </w:p>
    <w:p w:rsidR="00A22978" w:rsidRDefault="00411D18">
      <w:r>
        <w:t xml:space="preserve">The </w:t>
      </w:r>
      <w:r>
        <w:rPr>
          <w:rFonts w:hint="eastAsia"/>
        </w:rPr>
        <w:t>histogram of</w:t>
      </w:r>
      <w:r>
        <w:t xml:space="preserve"> the amount of AOIs of the webpages.</w:t>
      </w:r>
    </w:p>
    <w:p w:rsidR="00C51650" w:rsidRPr="00C51650" w:rsidRDefault="00090ED7" w:rsidP="00B02AC7">
      <w:pPr>
        <w:jc w:val="center"/>
        <w:rPr>
          <w:highlight w:val="green"/>
        </w:rPr>
      </w:pPr>
      <w:r w:rsidRPr="00090ED7">
        <w:rPr>
          <w:noProof/>
        </w:rPr>
        <w:drawing>
          <wp:inline distT="0" distB="0" distL="0" distR="0">
            <wp:extent cx="4762919" cy="3569781"/>
            <wp:effectExtent l="0" t="0" r="0" b="0"/>
            <wp:docPr id="7" name="图片 7" descr="F:\JCH\眼动实验\Ultimiate_Index_code\img\AOInum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JCH\眼动实验\Ultimiate_Index_code\img\AOInumhis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4520" cy="3578476"/>
                    </a:xfrm>
                    <a:prstGeom prst="rect">
                      <a:avLst/>
                    </a:prstGeom>
                    <a:noFill/>
                    <a:ln>
                      <a:noFill/>
                    </a:ln>
                  </pic:spPr>
                </pic:pic>
              </a:graphicData>
            </a:graphic>
          </wp:inline>
        </w:drawing>
      </w:r>
    </w:p>
    <w:tbl>
      <w:tblPr>
        <w:tblW w:w="5700" w:type="dxa"/>
        <w:jc w:val="center"/>
        <w:tblLayout w:type="fixed"/>
        <w:tblLook w:val="04A0" w:firstRow="1" w:lastRow="0" w:firstColumn="1" w:lastColumn="0" w:noHBand="0" w:noVBand="1"/>
      </w:tblPr>
      <w:tblGrid>
        <w:gridCol w:w="2689"/>
        <w:gridCol w:w="1701"/>
        <w:gridCol w:w="1310"/>
      </w:tblGrid>
      <w:tr w:rsidR="00C51650" w:rsidTr="00525441">
        <w:trPr>
          <w:trHeight w:val="270"/>
          <w:jc w:val="center"/>
        </w:trPr>
        <w:tc>
          <w:tcPr>
            <w:tcW w:w="2689" w:type="dxa"/>
            <w:tcBorders>
              <w:top w:val="single" w:sz="4" w:space="0" w:color="auto"/>
              <w:left w:val="single" w:sz="4" w:space="0" w:color="auto"/>
              <w:bottom w:val="single" w:sz="4" w:space="0" w:color="auto"/>
              <w:right w:val="single" w:sz="4" w:space="0" w:color="000000"/>
            </w:tcBorders>
            <w:shd w:val="clear" w:color="auto" w:fill="auto"/>
            <w:vAlign w:val="center"/>
          </w:tcPr>
          <w:p w:rsidR="00C51650" w:rsidRDefault="00C51650" w:rsidP="00525441">
            <w:r>
              <w:rPr>
                <w:rFonts w:hint="eastAsia"/>
              </w:rPr>
              <w:lastRenderedPageBreak/>
              <w:t>index</w:t>
            </w:r>
          </w:p>
        </w:tc>
        <w:tc>
          <w:tcPr>
            <w:tcW w:w="1701" w:type="dxa"/>
            <w:tcBorders>
              <w:top w:val="single" w:sz="4" w:space="0" w:color="auto"/>
              <w:left w:val="nil"/>
              <w:bottom w:val="single" w:sz="4" w:space="0" w:color="auto"/>
              <w:right w:val="single" w:sz="4" w:space="0" w:color="auto"/>
            </w:tcBorders>
            <w:shd w:val="clear" w:color="auto" w:fill="auto"/>
            <w:vAlign w:val="center"/>
          </w:tcPr>
          <w:p w:rsidR="00C51650" w:rsidRDefault="00C51650" w:rsidP="00525441">
            <w:r>
              <w:rPr>
                <w:rFonts w:hint="eastAsia"/>
              </w:rPr>
              <w:t>ANOVA p</w:t>
            </w:r>
          </w:p>
        </w:tc>
        <w:tc>
          <w:tcPr>
            <w:tcW w:w="1310" w:type="dxa"/>
            <w:tcBorders>
              <w:top w:val="single" w:sz="4" w:space="0" w:color="auto"/>
              <w:left w:val="nil"/>
              <w:bottom w:val="single" w:sz="4" w:space="0" w:color="auto"/>
              <w:right w:val="single" w:sz="4" w:space="0" w:color="auto"/>
            </w:tcBorders>
            <w:shd w:val="clear" w:color="auto" w:fill="auto"/>
            <w:vAlign w:val="center"/>
          </w:tcPr>
          <w:p w:rsidR="00C51650" w:rsidRDefault="00C51650" w:rsidP="00525441">
            <w:r>
              <w:rPr>
                <w:rFonts w:hint="eastAsia"/>
              </w:rPr>
              <w:t>corr</w:t>
            </w:r>
          </w:p>
        </w:tc>
      </w:tr>
      <w:tr w:rsidR="00C51650" w:rsidTr="00525441">
        <w:trPr>
          <w:trHeight w:val="270"/>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rsidR="00C51650" w:rsidRDefault="00C51650" w:rsidP="00525441">
            <w:r>
              <w:t>AOI amount</w:t>
            </w:r>
          </w:p>
        </w:tc>
        <w:tc>
          <w:tcPr>
            <w:tcW w:w="1701" w:type="dxa"/>
            <w:tcBorders>
              <w:top w:val="nil"/>
              <w:left w:val="nil"/>
              <w:bottom w:val="single" w:sz="4" w:space="0" w:color="auto"/>
              <w:right w:val="single" w:sz="4" w:space="0" w:color="auto"/>
            </w:tcBorders>
            <w:shd w:val="clear" w:color="auto" w:fill="auto"/>
            <w:vAlign w:val="center"/>
          </w:tcPr>
          <w:p w:rsidR="00C51650" w:rsidRDefault="00C51650" w:rsidP="00525441">
            <w:r>
              <w:t>0.18593</w:t>
            </w:r>
          </w:p>
        </w:tc>
        <w:tc>
          <w:tcPr>
            <w:tcW w:w="1310" w:type="dxa"/>
            <w:tcBorders>
              <w:top w:val="nil"/>
              <w:left w:val="nil"/>
              <w:bottom w:val="single" w:sz="4" w:space="0" w:color="auto"/>
              <w:right w:val="single" w:sz="4" w:space="0" w:color="auto"/>
            </w:tcBorders>
            <w:shd w:val="clear" w:color="auto" w:fill="auto"/>
            <w:vAlign w:val="center"/>
          </w:tcPr>
          <w:p w:rsidR="00C51650" w:rsidRDefault="00C51650" w:rsidP="00525441">
            <w:r w:rsidRPr="00C51650">
              <w:t>-0.2564</w:t>
            </w:r>
          </w:p>
        </w:tc>
      </w:tr>
    </w:tbl>
    <w:p w:rsidR="00C51650" w:rsidRDefault="00C51650" w:rsidP="00C51650">
      <w:r>
        <w:t>The amount of the AOIs shows no significant correlation to the score.</w:t>
      </w:r>
    </w:p>
    <w:p w:rsidR="00A22978" w:rsidRDefault="00A22978"/>
    <w:p w:rsidR="00A22978" w:rsidRDefault="00411D18">
      <w:pPr>
        <w:pStyle w:val="10"/>
        <w:numPr>
          <w:ilvl w:val="0"/>
          <w:numId w:val="1"/>
        </w:numPr>
        <w:ind w:firstLineChars="0"/>
        <w:rPr>
          <w:b/>
        </w:rPr>
      </w:pPr>
      <w:r>
        <w:rPr>
          <w:rFonts w:hint="eastAsia"/>
          <w:b/>
        </w:rPr>
        <w:t xml:space="preserve">Statistical </w:t>
      </w:r>
      <w:r>
        <w:rPr>
          <w:b/>
        </w:rPr>
        <w:t>magnitudes</w:t>
      </w:r>
    </w:p>
    <w:p w:rsidR="00A22978" w:rsidRDefault="00411D18">
      <w:r>
        <w:rPr>
          <w:rFonts w:hint="eastAsia"/>
        </w:rPr>
        <w:t xml:space="preserve">For both of the two indexes related to edit distance, three statistical magnitudes are adopted to count the all 30*29/2 pairs of values: </w:t>
      </w:r>
    </w:p>
    <w:p w:rsidR="00A22978" w:rsidRDefault="00411D18">
      <w:r>
        <w:t>Mean: calculates the average of all 435 values.</w:t>
      </w:r>
    </w:p>
    <w:p w:rsidR="00A22978" w:rsidRDefault="00411D18">
      <w:r>
        <w:t>MLE: MLE refers to</w:t>
      </w:r>
      <w:r>
        <w:rPr>
          <w:rFonts w:hint="eastAsia"/>
        </w:rPr>
        <w:t xml:space="preserve"> M</w:t>
      </w:r>
      <w:r>
        <w:t xml:space="preserve">aximum </w:t>
      </w:r>
      <w:r>
        <w:rPr>
          <w:rFonts w:hint="eastAsia"/>
        </w:rPr>
        <w:t>L</w:t>
      </w:r>
      <w:r>
        <w:t xml:space="preserve">ikelihood </w:t>
      </w:r>
      <w:r>
        <w:rPr>
          <w:rFonts w:hint="eastAsia"/>
        </w:rPr>
        <w:t>E</w:t>
      </w:r>
      <w:r>
        <w:t>stimation.</w:t>
      </w:r>
      <w:r>
        <w:rPr>
          <w:rFonts w:hint="eastAsia"/>
        </w:rPr>
        <w:t xml:space="preserve"> </w:t>
      </w:r>
      <w:r>
        <w:t>Since the indexes calculated both have</w:t>
      </w:r>
      <w:r>
        <w:rPr>
          <w:rFonts w:hint="eastAsia"/>
        </w:rPr>
        <w:t xml:space="preserve"> discrete</w:t>
      </w:r>
      <w:r>
        <w:t xml:space="preserve"> probability spaces, MLE refs to the value which with the highest probability.</w:t>
      </w:r>
    </w:p>
    <w:p w:rsidR="00A22978" w:rsidRDefault="00411D18">
      <w:r>
        <w:rPr>
          <w:rFonts w:hint="eastAsia"/>
        </w:rPr>
        <w:t>Max</w:t>
      </w:r>
      <w:r>
        <w:t xml:space="preserve">: For each AOI sequence, counts the </w:t>
      </w:r>
      <w:r>
        <w:rPr>
          <w:rFonts w:hint="eastAsia"/>
        </w:rPr>
        <w:t xml:space="preserve">maximum </w:t>
      </w:r>
      <w:r>
        <w:t>of all the 29 values related. Average those 30 values as the ‘</w:t>
      </w:r>
      <w:r>
        <w:rPr>
          <w:rFonts w:hint="eastAsia"/>
        </w:rPr>
        <w:t>Max</w:t>
      </w:r>
      <w:r>
        <w:t>’</w:t>
      </w:r>
      <w:r>
        <w:rPr>
          <w:rFonts w:hint="eastAsia"/>
        </w:rPr>
        <w:t xml:space="preserve"> magnitude</w:t>
      </w:r>
    </w:p>
    <w:p w:rsidR="00A22978" w:rsidRDefault="00411D18">
      <w:r>
        <w:rPr>
          <w:rFonts w:hint="eastAsia"/>
        </w:rPr>
        <w:t>The experiment result shows that mean and max magnitude</w:t>
      </w:r>
      <w:ins w:id="18" w:author="asd" w:date="2016-12-22T23:05:00Z">
        <w:r w:rsidR="00552D95">
          <w:t>s</w:t>
        </w:r>
      </w:ins>
      <w:r>
        <w:rPr>
          <w:rFonts w:hint="eastAsia"/>
        </w:rPr>
        <w:t xml:space="preserve"> </w:t>
      </w:r>
      <w:ins w:id="19" w:author="asd" w:date="2016-12-22T23:06:00Z">
        <w:r w:rsidR="00552D95">
          <w:t>are</w:t>
        </w:r>
      </w:ins>
      <w:del w:id="20" w:author="asd" w:date="2016-12-22T23:06:00Z">
        <w:r w:rsidDel="00552D95">
          <w:rPr>
            <w:rFonts w:hint="eastAsia"/>
          </w:rPr>
          <w:delText>is</w:delText>
        </w:r>
      </w:del>
      <w:r>
        <w:rPr>
          <w:rFonts w:hint="eastAsia"/>
        </w:rPr>
        <w:t xml:space="preserve"> better score-correlated than the mle magnitude. </w:t>
      </w:r>
      <w:r>
        <w:t>I</w:t>
      </w:r>
      <w:r>
        <w:rPr>
          <w:rFonts w:hint="eastAsia"/>
        </w:rPr>
        <w:t>n the following discussion, we select mean as the standard magnitude for LCS index.</w:t>
      </w:r>
    </w:p>
    <w:p w:rsidR="00A22978" w:rsidRDefault="00A22978"/>
    <w:p w:rsidR="00A22978" w:rsidRDefault="00411D18">
      <w:pPr>
        <w:pStyle w:val="10"/>
        <w:numPr>
          <w:ilvl w:val="0"/>
          <w:numId w:val="1"/>
        </w:numPr>
        <w:ind w:firstLineChars="0"/>
        <w:rPr>
          <w:b/>
        </w:rPr>
      </w:pPr>
      <w:r>
        <w:rPr>
          <w:rFonts w:hint="eastAsia"/>
          <w:b/>
        </w:rPr>
        <w:t>Robustness to AOI cluster algorithm</w:t>
      </w:r>
    </w:p>
    <w:p w:rsidR="00A22978" w:rsidRDefault="00411D18">
      <w:pPr>
        <w:pStyle w:val="10"/>
        <w:ind w:firstLineChars="0" w:firstLine="0"/>
      </w:pPr>
      <w:r>
        <w:rPr>
          <w:rFonts w:hint="eastAsia"/>
        </w:rPr>
        <w:t xml:space="preserve">As is mentioned, the AOI cluster algorithm may have </w:t>
      </w:r>
      <w:r>
        <w:t>AOIs wrongly clustered</w:t>
      </w:r>
      <w:r>
        <w:rPr>
          <w:rFonts w:hint="eastAsia"/>
        </w:rPr>
        <w:t xml:space="preserve">. Mainly three types of mistakes may occur: clustering a minority area as an AOI; </w:t>
      </w:r>
      <w:r>
        <w:t>clustering the neighboring area</w:t>
      </w:r>
      <w:r>
        <w:rPr>
          <w:rFonts w:hint="eastAsia"/>
        </w:rPr>
        <w:t>s of different categories into one AOI (for example cluster a text area and a</w:t>
      </w:r>
      <w:r w:rsidR="008E5CB2">
        <w:t>n</w:t>
      </w:r>
      <w:r>
        <w:rPr>
          <w:rFonts w:hint="eastAsia"/>
        </w:rPr>
        <w:t xml:space="preserve"> image area into on</w:t>
      </w:r>
      <w:r w:rsidR="001D5B7C">
        <w:rPr>
          <w:rFonts w:hint="eastAsia"/>
        </w:rPr>
        <w:t xml:space="preserve">e AOI); </w:t>
      </w:r>
      <w:r>
        <w:rPr>
          <w:rFonts w:hint="eastAsia"/>
        </w:rPr>
        <w:t xml:space="preserve">and </w:t>
      </w:r>
      <w:r>
        <w:t>clustering a complete area into two AOIs</w:t>
      </w:r>
      <w:r>
        <w:rPr>
          <w:rFonts w:hint="eastAsia"/>
        </w:rPr>
        <w:t>.</w:t>
      </w:r>
    </w:p>
    <w:p w:rsidR="00A22978" w:rsidRDefault="00411D18">
      <w:pPr>
        <w:pStyle w:val="10"/>
        <w:ind w:firstLineChars="0" w:firstLine="0"/>
      </w:pPr>
      <w:r>
        <w:rPr>
          <w:rFonts w:hint="eastAsia"/>
        </w:rPr>
        <w:t xml:space="preserve">For the three types of possible mistakes, only the 2rd type is simulated for a robustness test. Because for the minority situation, its minority makes sure that few people have fixed on these AOIs, thus their existence can hardly cause variations to the LCS values. For the </w:t>
      </w:r>
      <w:r>
        <w:t>‘</w:t>
      </w:r>
      <w:r>
        <w:rPr>
          <w:rFonts w:hint="eastAsia"/>
        </w:rPr>
        <w:t>one to two</w:t>
      </w:r>
      <w:r>
        <w:t>’</w:t>
      </w:r>
      <w:r>
        <w:rPr>
          <w:rFonts w:hint="eastAsia"/>
        </w:rPr>
        <w:t xml:space="preserve"> situation, as the algorithm treats the AOIs indiscriminately, the way of dividing one big area into two is with a reason, and is a more objective way of AOI marking, uncovering the essential details of the viewers</w:t>
      </w:r>
      <w:r>
        <w:t>’</w:t>
      </w:r>
      <w:r>
        <w:rPr>
          <w:rFonts w:hint="eastAsia"/>
        </w:rPr>
        <w:t xml:space="preserve"> eye path information.</w:t>
      </w:r>
    </w:p>
    <w:p w:rsidR="00A22978" w:rsidRDefault="00411D18">
      <w:pPr>
        <w:pStyle w:val="10"/>
        <w:ind w:firstLineChars="0" w:firstLine="0"/>
      </w:pPr>
      <w:r>
        <w:rPr>
          <w:rFonts w:hint="eastAsia"/>
        </w:rPr>
        <w:t>The second situation however is often caused by close fixation locations, and may cause variations to LCS values. Here for every webpage we randomly select two neighboring AOIs, mark them with a same number, and calculate a new group of LCS values. The results are as followed.</w:t>
      </w:r>
    </w:p>
    <w:p w:rsidR="000F73EA" w:rsidRPr="000F73EA" w:rsidRDefault="000F73EA">
      <w:pPr>
        <w:pStyle w:val="10"/>
        <w:ind w:firstLineChars="0" w:firstLine="0"/>
      </w:pPr>
    </w:p>
    <w:p w:rsidR="00A22978" w:rsidRDefault="002961CD">
      <w:pPr>
        <w:pStyle w:val="10"/>
        <w:ind w:firstLineChars="0" w:firstLine="0"/>
      </w:pPr>
      <w:r>
        <w:lastRenderedPageBreak/>
        <w:pict>
          <v:shape id="_x0000_i1040" type="#_x0000_t75" style="width:414.75pt;height:310.5pt">
            <v:imagedata r:id="rId42" o:title="LCSrobust"/>
          </v:shape>
        </w:pict>
      </w:r>
    </w:p>
    <w:p w:rsidR="002343A3" w:rsidRPr="00CE64B1" w:rsidRDefault="002343A3" w:rsidP="00CE64B1">
      <w:pPr>
        <w:jc w:val="center"/>
        <w:rPr>
          <w:color w:val="5B9BD5" w:themeColor="accent1"/>
        </w:rPr>
      </w:pPr>
      <w:r w:rsidRPr="00CE64B1">
        <w:rPr>
          <w:color w:val="5B9BD5" w:themeColor="accent1"/>
        </w:rPr>
        <w:t>% The original-AOI-cluster-based values vs the altered-AOI-cluster-based values.</w:t>
      </w:r>
    </w:p>
    <w:p w:rsidR="0093670C" w:rsidRDefault="0093670C" w:rsidP="0093670C">
      <w:pPr>
        <w:pStyle w:val="10"/>
        <w:ind w:firstLineChars="0" w:firstLine="0"/>
        <w:jc w:val="center"/>
      </w:pPr>
    </w:p>
    <w:tbl>
      <w:tblPr>
        <w:tblW w:w="7003" w:type="dxa"/>
        <w:jc w:val="center"/>
        <w:tblLayout w:type="fixed"/>
        <w:tblLook w:val="04A0" w:firstRow="1" w:lastRow="0" w:firstColumn="1" w:lastColumn="0" w:noHBand="0" w:noVBand="1"/>
      </w:tblPr>
      <w:tblGrid>
        <w:gridCol w:w="3885"/>
        <w:gridCol w:w="1808"/>
        <w:gridCol w:w="1310"/>
      </w:tblGrid>
      <w:tr w:rsidR="0093670C" w:rsidTr="0098554D">
        <w:trPr>
          <w:trHeight w:val="270"/>
          <w:jc w:val="center"/>
        </w:trPr>
        <w:tc>
          <w:tcPr>
            <w:tcW w:w="3885" w:type="dxa"/>
            <w:tcBorders>
              <w:top w:val="single" w:sz="4" w:space="0" w:color="auto"/>
              <w:left w:val="single" w:sz="4" w:space="0" w:color="auto"/>
              <w:bottom w:val="single" w:sz="4" w:space="0" w:color="auto"/>
              <w:right w:val="single" w:sz="4" w:space="0" w:color="000000"/>
            </w:tcBorders>
            <w:shd w:val="clear" w:color="auto" w:fill="auto"/>
            <w:vAlign w:val="center"/>
          </w:tcPr>
          <w:p w:rsidR="0093670C" w:rsidRDefault="00CD0E03" w:rsidP="00525441">
            <w:r>
              <w:t>I</w:t>
            </w:r>
            <w:r w:rsidR="0093670C">
              <w:rPr>
                <w:rFonts w:hint="eastAsia"/>
              </w:rPr>
              <w:t>ndex</w:t>
            </w:r>
          </w:p>
        </w:tc>
        <w:tc>
          <w:tcPr>
            <w:tcW w:w="1808" w:type="dxa"/>
            <w:tcBorders>
              <w:top w:val="single" w:sz="4" w:space="0" w:color="auto"/>
              <w:left w:val="nil"/>
              <w:bottom w:val="single" w:sz="4" w:space="0" w:color="auto"/>
              <w:right w:val="single" w:sz="4" w:space="0" w:color="auto"/>
            </w:tcBorders>
            <w:shd w:val="clear" w:color="auto" w:fill="auto"/>
            <w:vAlign w:val="center"/>
          </w:tcPr>
          <w:p w:rsidR="0093670C" w:rsidRDefault="0093670C" w:rsidP="00525441">
            <w:r>
              <w:rPr>
                <w:rFonts w:hint="eastAsia"/>
              </w:rPr>
              <w:t>ANOVA p</w:t>
            </w:r>
          </w:p>
        </w:tc>
        <w:tc>
          <w:tcPr>
            <w:tcW w:w="1310" w:type="dxa"/>
            <w:tcBorders>
              <w:top w:val="single" w:sz="4" w:space="0" w:color="auto"/>
              <w:left w:val="nil"/>
              <w:bottom w:val="single" w:sz="4" w:space="0" w:color="auto"/>
              <w:right w:val="single" w:sz="4" w:space="0" w:color="auto"/>
            </w:tcBorders>
            <w:shd w:val="clear" w:color="auto" w:fill="auto"/>
            <w:vAlign w:val="center"/>
          </w:tcPr>
          <w:p w:rsidR="0093670C" w:rsidRDefault="0093670C" w:rsidP="00525441">
            <w:r>
              <w:rPr>
                <w:rFonts w:hint="eastAsia"/>
              </w:rPr>
              <w:t>corr</w:t>
            </w:r>
          </w:p>
        </w:tc>
      </w:tr>
      <w:tr w:rsidR="00FB4CC3" w:rsidTr="0098554D">
        <w:trPr>
          <w:trHeight w:val="270"/>
          <w:jc w:val="center"/>
        </w:trPr>
        <w:tc>
          <w:tcPr>
            <w:tcW w:w="3885" w:type="dxa"/>
            <w:tcBorders>
              <w:top w:val="single" w:sz="4" w:space="0" w:color="auto"/>
              <w:left w:val="single" w:sz="4" w:space="0" w:color="auto"/>
              <w:bottom w:val="single" w:sz="4" w:space="0" w:color="auto"/>
              <w:right w:val="single" w:sz="4" w:space="0" w:color="000000"/>
            </w:tcBorders>
            <w:shd w:val="clear" w:color="auto" w:fill="auto"/>
            <w:vAlign w:val="center"/>
          </w:tcPr>
          <w:p w:rsidR="00FB4CC3" w:rsidRPr="00CD0E03" w:rsidRDefault="00CD0E03" w:rsidP="00FB4CC3">
            <w:pPr>
              <w:jc w:val="center"/>
            </w:pPr>
            <w:r>
              <w:t>LCS mean based on original AOI cluster</w:t>
            </w:r>
          </w:p>
        </w:tc>
        <w:tc>
          <w:tcPr>
            <w:tcW w:w="1808" w:type="dxa"/>
            <w:tcBorders>
              <w:top w:val="single" w:sz="4" w:space="0" w:color="auto"/>
              <w:left w:val="nil"/>
              <w:bottom w:val="single" w:sz="4" w:space="0" w:color="auto"/>
              <w:right w:val="single" w:sz="4" w:space="0" w:color="auto"/>
            </w:tcBorders>
            <w:shd w:val="clear" w:color="auto" w:fill="auto"/>
            <w:vAlign w:val="center"/>
          </w:tcPr>
          <w:p w:rsidR="00FB4CC3" w:rsidRPr="00CD0E03" w:rsidRDefault="00F57A02" w:rsidP="00FB4CC3">
            <w:pPr>
              <w:jc w:val="center"/>
            </w:pPr>
            <w:r>
              <w:rPr>
                <w:rFonts w:hint="eastAsia"/>
              </w:rPr>
              <w:t>0.0012</w:t>
            </w:r>
          </w:p>
        </w:tc>
        <w:tc>
          <w:tcPr>
            <w:tcW w:w="1310" w:type="dxa"/>
            <w:tcBorders>
              <w:top w:val="single" w:sz="4" w:space="0" w:color="auto"/>
              <w:left w:val="nil"/>
              <w:bottom w:val="single" w:sz="4" w:space="0" w:color="auto"/>
              <w:right w:val="single" w:sz="4" w:space="0" w:color="auto"/>
            </w:tcBorders>
            <w:shd w:val="clear" w:color="auto" w:fill="auto"/>
            <w:vAlign w:val="center"/>
          </w:tcPr>
          <w:p w:rsidR="00FB4CC3" w:rsidRPr="00CD0E03" w:rsidRDefault="00F57A02" w:rsidP="00FB4CC3">
            <w:pPr>
              <w:jc w:val="center"/>
            </w:pPr>
            <w:r>
              <w:rPr>
                <w:rFonts w:hint="eastAsia"/>
              </w:rPr>
              <w:t>0.4952</w:t>
            </w:r>
          </w:p>
        </w:tc>
      </w:tr>
      <w:tr w:rsidR="00FB4CC3" w:rsidTr="0098554D">
        <w:trPr>
          <w:trHeight w:val="270"/>
          <w:jc w:val="center"/>
        </w:trPr>
        <w:tc>
          <w:tcPr>
            <w:tcW w:w="3885" w:type="dxa"/>
            <w:tcBorders>
              <w:top w:val="single" w:sz="4" w:space="0" w:color="auto"/>
              <w:left w:val="single" w:sz="4" w:space="0" w:color="auto"/>
              <w:bottom w:val="single" w:sz="4" w:space="0" w:color="auto"/>
              <w:right w:val="single" w:sz="4" w:space="0" w:color="auto"/>
            </w:tcBorders>
            <w:shd w:val="clear" w:color="auto" w:fill="auto"/>
            <w:vAlign w:val="center"/>
          </w:tcPr>
          <w:p w:rsidR="00FB4CC3" w:rsidRPr="00CD0E03" w:rsidRDefault="00CD0E03" w:rsidP="00FB4CC3">
            <w:pPr>
              <w:jc w:val="center"/>
            </w:pPr>
            <w:r>
              <w:rPr>
                <w:rFonts w:hint="eastAsia"/>
              </w:rPr>
              <w:t xml:space="preserve">LCS </w:t>
            </w:r>
            <w:r>
              <w:t>mean based on altered AOI cluster</w:t>
            </w:r>
          </w:p>
        </w:tc>
        <w:tc>
          <w:tcPr>
            <w:tcW w:w="1808" w:type="dxa"/>
            <w:tcBorders>
              <w:top w:val="nil"/>
              <w:left w:val="nil"/>
              <w:bottom w:val="single" w:sz="4" w:space="0" w:color="auto"/>
              <w:right w:val="single" w:sz="4" w:space="0" w:color="auto"/>
            </w:tcBorders>
            <w:shd w:val="clear" w:color="auto" w:fill="auto"/>
            <w:vAlign w:val="center"/>
          </w:tcPr>
          <w:p w:rsidR="00FB4CC3" w:rsidRPr="00CD0E03" w:rsidRDefault="00CD0E03" w:rsidP="00FB4CC3">
            <w:pPr>
              <w:jc w:val="center"/>
            </w:pPr>
            <w:r w:rsidRPr="00CD0E03">
              <w:t>0.0013</w:t>
            </w:r>
          </w:p>
        </w:tc>
        <w:tc>
          <w:tcPr>
            <w:tcW w:w="1310" w:type="dxa"/>
            <w:tcBorders>
              <w:top w:val="nil"/>
              <w:left w:val="nil"/>
              <w:bottom w:val="single" w:sz="4" w:space="0" w:color="auto"/>
              <w:right w:val="single" w:sz="4" w:space="0" w:color="auto"/>
            </w:tcBorders>
            <w:shd w:val="clear" w:color="auto" w:fill="auto"/>
            <w:vAlign w:val="center"/>
          </w:tcPr>
          <w:p w:rsidR="00FB4CC3" w:rsidRPr="00CD0E03" w:rsidRDefault="00F57A02" w:rsidP="00FB4CC3">
            <w:pPr>
              <w:jc w:val="center"/>
            </w:pPr>
            <w:r w:rsidRPr="00F57A02">
              <w:t>0.4906</w:t>
            </w:r>
          </w:p>
        </w:tc>
      </w:tr>
    </w:tbl>
    <w:p w:rsidR="001242FA" w:rsidRDefault="001242FA">
      <w:pPr>
        <w:pStyle w:val="10"/>
        <w:ind w:firstLineChars="0" w:firstLine="0"/>
      </w:pPr>
    </w:p>
    <w:p w:rsidR="00702BDE" w:rsidRPr="00A235B1" w:rsidRDefault="008B5B5B">
      <w:pPr>
        <w:pStyle w:val="10"/>
        <w:ind w:firstLineChars="0" w:firstLine="0"/>
      </w:pPr>
      <w:r w:rsidRPr="00A235B1">
        <w:rPr>
          <w:rFonts w:hint="eastAsia"/>
        </w:rPr>
        <w:t>The robustness the LCS value as well as it</w:t>
      </w:r>
      <w:r w:rsidRPr="00A235B1">
        <w:t xml:space="preserve">s correlation can be </w:t>
      </w:r>
      <w:r w:rsidR="009652D0">
        <w:t>verifie</w:t>
      </w:r>
      <w:r w:rsidRPr="00A235B1">
        <w:t>d.</w:t>
      </w:r>
    </w:p>
    <w:p w:rsidR="00A22978" w:rsidRPr="00A235B1" w:rsidRDefault="00A22978"/>
    <w:p w:rsidR="00A22978" w:rsidRDefault="00411D18">
      <w:pPr>
        <w:pStyle w:val="10"/>
        <w:numPr>
          <w:ilvl w:val="0"/>
          <w:numId w:val="1"/>
        </w:numPr>
        <w:ind w:firstLineChars="0"/>
        <w:rPr>
          <w:b/>
        </w:rPr>
      </w:pPr>
      <w:r>
        <w:rPr>
          <w:rFonts w:hint="eastAsia"/>
          <w:b/>
        </w:rPr>
        <w:t xml:space="preserve">Best correlation </w:t>
      </w:r>
      <w:r w:rsidR="003A2E8A">
        <w:rPr>
          <w:b/>
        </w:rPr>
        <w:t>situation</w:t>
      </w:r>
    </w:p>
    <w:p w:rsidR="00A22978" w:rsidRDefault="00411D18">
      <w:r>
        <w:rPr>
          <w:rFonts w:hint="eastAsia"/>
        </w:rPr>
        <w:t xml:space="preserve">To find out which range of the AOI sequences shows the best correlation, we search the whole range of stamptimes and maximum sequence </w:t>
      </w:r>
      <w:r>
        <w:t>lengths</w:t>
      </w:r>
      <w:r>
        <w:rPr>
          <w:rFonts w:hint="eastAsia"/>
        </w:rPr>
        <w:t xml:space="preserve">. And reaches the best correlation at the stamptime of </w:t>
      </w:r>
      <w:r w:rsidR="00B94253" w:rsidRPr="00B94253">
        <w:rPr>
          <w:rFonts w:hint="eastAsia"/>
        </w:rPr>
        <w:t>390</w:t>
      </w:r>
      <w:r w:rsidRPr="00B94253">
        <w:rPr>
          <w:rFonts w:hint="eastAsia"/>
        </w:rPr>
        <w:t>ms</w:t>
      </w:r>
      <w:r>
        <w:rPr>
          <w:rFonts w:hint="eastAsia"/>
        </w:rPr>
        <w:t xml:space="preserve"> with a maximum sequence length </w:t>
      </w:r>
      <w:r w:rsidRPr="008E58A3">
        <w:rPr>
          <w:rFonts w:hint="eastAsia"/>
        </w:rPr>
        <w:t xml:space="preserve">of </w:t>
      </w:r>
      <w:r w:rsidR="00B94253" w:rsidRPr="008E58A3">
        <w:rPr>
          <w:rFonts w:hint="eastAsia"/>
        </w:rPr>
        <w:t>13</w:t>
      </w:r>
      <w:r w:rsidRPr="008E58A3">
        <w:rPr>
          <w:rFonts w:hint="eastAsia"/>
        </w:rPr>
        <w:t>. T</w:t>
      </w:r>
      <w:r>
        <w:rPr>
          <w:rFonts w:hint="eastAsia"/>
        </w:rPr>
        <w:t>he following table gives the ANOVA p and coefficient of the mean magnitude of the best LCS valu</w:t>
      </w:r>
      <w:r w:rsidRPr="00C65EE6">
        <w:rPr>
          <w:rFonts w:hint="eastAsia"/>
          <w:highlight w:val="yellow"/>
        </w:rPr>
        <w:t>e. The dithered-data-based result is also shown to check the robustness.</w:t>
      </w:r>
    </w:p>
    <w:p w:rsidR="00BA4373" w:rsidRDefault="00BA4373"/>
    <w:tbl>
      <w:tblPr>
        <w:tblW w:w="7003" w:type="dxa"/>
        <w:jc w:val="center"/>
        <w:tblLayout w:type="fixed"/>
        <w:tblLook w:val="04A0" w:firstRow="1" w:lastRow="0" w:firstColumn="1" w:lastColumn="0" w:noHBand="0" w:noVBand="1"/>
      </w:tblPr>
      <w:tblGrid>
        <w:gridCol w:w="4736"/>
        <w:gridCol w:w="1276"/>
        <w:gridCol w:w="991"/>
      </w:tblGrid>
      <w:tr w:rsidR="00BA4373" w:rsidTr="00296CCD">
        <w:trPr>
          <w:trHeight w:val="270"/>
          <w:jc w:val="center"/>
        </w:trPr>
        <w:tc>
          <w:tcPr>
            <w:tcW w:w="4736" w:type="dxa"/>
            <w:tcBorders>
              <w:top w:val="single" w:sz="4" w:space="0" w:color="auto"/>
              <w:left w:val="single" w:sz="4" w:space="0" w:color="auto"/>
              <w:bottom w:val="single" w:sz="4" w:space="0" w:color="auto"/>
              <w:right w:val="single" w:sz="4" w:space="0" w:color="000000"/>
            </w:tcBorders>
            <w:shd w:val="clear" w:color="auto" w:fill="auto"/>
            <w:vAlign w:val="center"/>
          </w:tcPr>
          <w:p w:rsidR="00BA4373" w:rsidRDefault="00BA4373" w:rsidP="00525441">
            <w:r>
              <w:rPr>
                <w:rFonts w:hint="eastAsia"/>
              </w:rPr>
              <w:t>index</w:t>
            </w:r>
          </w:p>
        </w:tc>
        <w:tc>
          <w:tcPr>
            <w:tcW w:w="1276" w:type="dxa"/>
            <w:tcBorders>
              <w:top w:val="single" w:sz="4" w:space="0" w:color="auto"/>
              <w:left w:val="nil"/>
              <w:bottom w:val="single" w:sz="4" w:space="0" w:color="auto"/>
              <w:right w:val="single" w:sz="4" w:space="0" w:color="auto"/>
            </w:tcBorders>
            <w:shd w:val="clear" w:color="auto" w:fill="auto"/>
            <w:vAlign w:val="center"/>
          </w:tcPr>
          <w:p w:rsidR="00BA4373" w:rsidRDefault="00BA4373" w:rsidP="00525441">
            <w:r>
              <w:rPr>
                <w:rFonts w:hint="eastAsia"/>
              </w:rPr>
              <w:t>ANOVA p</w:t>
            </w:r>
          </w:p>
        </w:tc>
        <w:tc>
          <w:tcPr>
            <w:tcW w:w="991" w:type="dxa"/>
            <w:tcBorders>
              <w:top w:val="single" w:sz="4" w:space="0" w:color="auto"/>
              <w:left w:val="nil"/>
              <w:bottom w:val="single" w:sz="4" w:space="0" w:color="auto"/>
              <w:right w:val="single" w:sz="4" w:space="0" w:color="auto"/>
            </w:tcBorders>
            <w:shd w:val="clear" w:color="auto" w:fill="auto"/>
            <w:vAlign w:val="center"/>
          </w:tcPr>
          <w:p w:rsidR="00BA4373" w:rsidRDefault="00BA4373" w:rsidP="00525441">
            <w:r>
              <w:rPr>
                <w:rFonts w:hint="eastAsia"/>
              </w:rPr>
              <w:t>corr</w:t>
            </w:r>
          </w:p>
        </w:tc>
      </w:tr>
      <w:tr w:rsidR="00F360A2" w:rsidTr="00296CCD">
        <w:trPr>
          <w:trHeight w:val="270"/>
          <w:jc w:val="center"/>
        </w:trPr>
        <w:tc>
          <w:tcPr>
            <w:tcW w:w="4736" w:type="dxa"/>
            <w:tcBorders>
              <w:top w:val="single" w:sz="4" w:space="0" w:color="auto"/>
              <w:left w:val="single" w:sz="4" w:space="0" w:color="auto"/>
              <w:bottom w:val="single" w:sz="4" w:space="0" w:color="auto"/>
              <w:right w:val="single" w:sz="4" w:space="0" w:color="000000"/>
            </w:tcBorders>
            <w:shd w:val="clear" w:color="auto" w:fill="auto"/>
            <w:vAlign w:val="center"/>
          </w:tcPr>
          <w:p w:rsidR="00F360A2" w:rsidRDefault="00F360A2" w:rsidP="00F360A2">
            <w:r>
              <w:t>LCS (stamptime=390ms, max sequence length=13)</w:t>
            </w:r>
          </w:p>
        </w:tc>
        <w:tc>
          <w:tcPr>
            <w:tcW w:w="1276" w:type="dxa"/>
            <w:tcBorders>
              <w:top w:val="single" w:sz="4" w:space="0" w:color="auto"/>
              <w:left w:val="nil"/>
              <w:bottom w:val="single" w:sz="4" w:space="0" w:color="auto"/>
              <w:right w:val="single" w:sz="4" w:space="0" w:color="auto"/>
            </w:tcBorders>
            <w:shd w:val="clear" w:color="auto" w:fill="auto"/>
            <w:vAlign w:val="center"/>
          </w:tcPr>
          <w:p w:rsidR="00F360A2" w:rsidRDefault="00F360A2" w:rsidP="00F360A2">
            <w:r>
              <w:t>0.00049</w:t>
            </w:r>
          </w:p>
        </w:tc>
        <w:tc>
          <w:tcPr>
            <w:tcW w:w="991" w:type="dxa"/>
            <w:tcBorders>
              <w:top w:val="single" w:sz="4" w:space="0" w:color="auto"/>
              <w:left w:val="nil"/>
              <w:bottom w:val="single" w:sz="4" w:space="0" w:color="auto"/>
              <w:right w:val="single" w:sz="4" w:space="0" w:color="auto"/>
            </w:tcBorders>
            <w:shd w:val="clear" w:color="auto" w:fill="auto"/>
            <w:vAlign w:val="center"/>
          </w:tcPr>
          <w:p w:rsidR="00F360A2" w:rsidRDefault="00F360A2" w:rsidP="00F360A2">
            <w:r w:rsidRPr="00375D7B">
              <w:t>0.5241</w:t>
            </w:r>
          </w:p>
        </w:tc>
      </w:tr>
      <w:tr w:rsidR="00F360A2" w:rsidTr="00296CCD">
        <w:trPr>
          <w:trHeight w:val="270"/>
          <w:jc w:val="center"/>
        </w:trPr>
        <w:tc>
          <w:tcPr>
            <w:tcW w:w="4736" w:type="dxa"/>
            <w:tcBorders>
              <w:top w:val="single" w:sz="4" w:space="0" w:color="auto"/>
              <w:left w:val="single" w:sz="4" w:space="0" w:color="auto"/>
              <w:bottom w:val="single" w:sz="4" w:space="0" w:color="auto"/>
              <w:right w:val="single" w:sz="4" w:space="0" w:color="auto"/>
            </w:tcBorders>
            <w:shd w:val="clear" w:color="auto" w:fill="auto"/>
            <w:vAlign w:val="center"/>
          </w:tcPr>
          <w:p w:rsidR="00F360A2" w:rsidRDefault="003A20C1" w:rsidP="00157C9F">
            <w:r>
              <w:rPr>
                <w:rFonts w:hint="eastAsia"/>
              </w:rPr>
              <w:t>LCS based on altered AOI cluster</w:t>
            </w:r>
          </w:p>
        </w:tc>
        <w:tc>
          <w:tcPr>
            <w:tcW w:w="1276" w:type="dxa"/>
            <w:tcBorders>
              <w:top w:val="nil"/>
              <w:left w:val="nil"/>
              <w:bottom w:val="single" w:sz="4" w:space="0" w:color="auto"/>
              <w:right w:val="single" w:sz="4" w:space="0" w:color="auto"/>
            </w:tcBorders>
            <w:shd w:val="clear" w:color="auto" w:fill="auto"/>
            <w:vAlign w:val="center"/>
          </w:tcPr>
          <w:p w:rsidR="00F360A2" w:rsidRPr="003A20C1" w:rsidRDefault="00296CCD" w:rsidP="00F360A2">
            <w:r>
              <w:t>0.00043</w:t>
            </w:r>
          </w:p>
        </w:tc>
        <w:tc>
          <w:tcPr>
            <w:tcW w:w="991" w:type="dxa"/>
            <w:tcBorders>
              <w:top w:val="nil"/>
              <w:left w:val="nil"/>
              <w:bottom w:val="single" w:sz="4" w:space="0" w:color="auto"/>
              <w:right w:val="single" w:sz="4" w:space="0" w:color="auto"/>
            </w:tcBorders>
            <w:shd w:val="clear" w:color="auto" w:fill="auto"/>
            <w:vAlign w:val="center"/>
          </w:tcPr>
          <w:p w:rsidR="00F360A2" w:rsidRDefault="00F360A2" w:rsidP="00F360A2">
            <w:r w:rsidRPr="00F360A2">
              <w:t>0.5380</w:t>
            </w:r>
          </w:p>
        </w:tc>
      </w:tr>
    </w:tbl>
    <w:p w:rsidR="00A22978" w:rsidRDefault="00A22978"/>
    <w:p w:rsidR="00F26A02" w:rsidRDefault="00F26A02"/>
    <w:p w:rsidR="00F26A02" w:rsidRDefault="002961CD">
      <w:r>
        <w:lastRenderedPageBreak/>
        <w:pict>
          <v:shape id="_x0000_i1041" type="#_x0000_t75" style="width:415.5pt;height:324.75pt">
            <v:imagedata r:id="rId43" o:title="LCS390_13"/>
          </v:shape>
        </w:pict>
      </w:r>
    </w:p>
    <w:p w:rsidR="00586C2F" w:rsidRPr="00CE64B1" w:rsidRDefault="00586C2F" w:rsidP="00586C2F">
      <w:pPr>
        <w:jc w:val="center"/>
        <w:rPr>
          <w:color w:val="5B9BD5" w:themeColor="accent1"/>
        </w:rPr>
      </w:pPr>
      <w:r w:rsidRPr="00CE64B1">
        <w:rPr>
          <w:color w:val="5B9BD5" w:themeColor="accent1"/>
        </w:rPr>
        <w:t xml:space="preserve">%The </w:t>
      </w:r>
      <w:r w:rsidR="00AB2759" w:rsidRPr="00CE64B1">
        <w:rPr>
          <w:color w:val="5B9BD5" w:themeColor="accent1"/>
        </w:rPr>
        <w:t xml:space="preserve">best correlated </w:t>
      </w:r>
      <w:r w:rsidRPr="00CE64B1">
        <w:rPr>
          <w:color w:val="5B9BD5" w:themeColor="accent1"/>
        </w:rPr>
        <w:t>LCS-score figure of all the 42 webpages, the red line gives a best classi</w:t>
      </w:r>
      <w:r w:rsidR="00683810" w:rsidRPr="00CE64B1">
        <w:rPr>
          <w:color w:val="5B9BD5" w:themeColor="accent1"/>
        </w:rPr>
        <w:t>fication with an error rate of (5+3</w:t>
      </w:r>
      <w:r w:rsidRPr="00CE64B1">
        <w:rPr>
          <w:color w:val="5B9BD5" w:themeColor="accent1"/>
        </w:rPr>
        <w:t>)/42</w:t>
      </w:r>
    </w:p>
    <w:p w:rsidR="00586C2F" w:rsidRDefault="00586C2F" w:rsidP="00586C2F">
      <w:pPr>
        <w:jc w:val="center"/>
      </w:pPr>
    </w:p>
    <w:p w:rsidR="00A22978" w:rsidRPr="003A4ED6" w:rsidRDefault="00411D18" w:rsidP="003A4ED6">
      <w:r>
        <w:rPr>
          <w:rFonts w:hint="eastAsia"/>
        </w:rPr>
        <w:t>Similar to the correlation-by-time res</w:t>
      </w:r>
      <w:r w:rsidR="007D5FC6">
        <w:rPr>
          <w:rFonts w:hint="eastAsia"/>
        </w:rPr>
        <w:t>ult of the IF index, the initial about</w:t>
      </w:r>
      <w:r>
        <w:rPr>
          <w:rFonts w:hint="eastAsia"/>
        </w:rPr>
        <w:t xml:space="preserve"> </w:t>
      </w:r>
      <w:r w:rsidR="00CE0B6F">
        <w:t>40</w:t>
      </w:r>
      <w:r w:rsidR="00DC5495" w:rsidRPr="00812F99">
        <w:t>0</w:t>
      </w:r>
      <w:r w:rsidRPr="00812F99">
        <w:rPr>
          <w:rFonts w:hint="eastAsia"/>
        </w:rPr>
        <w:t>ms</w:t>
      </w:r>
      <w:r>
        <w:rPr>
          <w:rFonts w:hint="eastAsia"/>
        </w:rPr>
        <w:t xml:space="preserve"> again shows no remarkable correlation with the score. The cause of this will be discussed in DISCUSSION.</w:t>
      </w:r>
    </w:p>
    <w:p w:rsidR="00A22978" w:rsidRDefault="00A22978">
      <w:pPr>
        <w:rPr>
          <w:highlight w:val="lightGray"/>
        </w:rPr>
      </w:pPr>
    </w:p>
    <w:p w:rsidR="00A22978" w:rsidRDefault="00A22978">
      <w:pPr>
        <w:rPr>
          <w:highlight w:val="lightGray"/>
        </w:rPr>
      </w:pPr>
    </w:p>
    <w:p w:rsidR="00A22978" w:rsidRDefault="00CE64B1">
      <w:pPr>
        <w:pStyle w:val="3"/>
      </w:pPr>
      <w:r>
        <w:t xml:space="preserve">Mutual correlations and </w:t>
      </w:r>
      <w:r w:rsidR="00411D18">
        <w:t>Classification error rate</w:t>
      </w:r>
      <w:r>
        <w:t xml:space="preserve"> </w:t>
      </w:r>
    </w:p>
    <w:p w:rsidR="00D774C7" w:rsidRDefault="00D774C7" w:rsidP="00D774C7">
      <w:r>
        <w:rPr>
          <w:rFonts w:hint="eastAsia"/>
        </w:rPr>
        <w:t xml:space="preserve">For the three indexes that show </w:t>
      </w:r>
      <w:r>
        <w:t xml:space="preserve">significant correlations with the scores, </w:t>
      </w:r>
      <w:r w:rsidR="00357EF1">
        <w:t>their mutual correlation</w:t>
      </w:r>
      <w:r w:rsidR="00D65A09">
        <w:t xml:space="preserve"> coefficients </w:t>
      </w:r>
      <w:r w:rsidR="00F93527">
        <w:t>are calculated</w:t>
      </w:r>
      <w:r w:rsidR="00D2653E">
        <w:t xml:space="preserve"> (here we</w:t>
      </w:r>
      <w:r w:rsidR="00310E52">
        <w:t xml:space="preserve"> </w:t>
      </w:r>
      <w:r w:rsidR="00D2653E">
        <w:t>use the full-exposure-time value</w:t>
      </w:r>
      <w:r w:rsidR="000A5A03">
        <w:t>s instead of the best-correlat</w:t>
      </w:r>
      <w:r w:rsidR="004675BE">
        <w:t>ed</w:t>
      </w:r>
      <w:r w:rsidR="00310E52">
        <w:t>-situation values</w:t>
      </w:r>
      <w:r w:rsidR="00CA156E">
        <w:t xml:space="preserve"> </w:t>
      </w:r>
      <w:r w:rsidR="00D2653E">
        <w:t xml:space="preserve">to </w:t>
      </w:r>
      <w:r w:rsidR="004A26B4">
        <w:t>a</w:t>
      </w:r>
      <w:r w:rsidR="005440EA">
        <w:t>void specific</w:t>
      </w:r>
      <w:r w:rsidR="00807601" w:rsidRPr="00807601">
        <w:t xml:space="preserve"> cases</w:t>
      </w:r>
      <w:r w:rsidR="00D2653E">
        <w:t>)</w:t>
      </w:r>
      <w:r w:rsidR="00F93527">
        <w:t>:</w:t>
      </w:r>
    </w:p>
    <w:p w:rsidR="00F12728" w:rsidRPr="00D774C7" w:rsidRDefault="00F12728" w:rsidP="00D774C7"/>
    <w:tbl>
      <w:tblPr>
        <w:tblStyle w:val="a8"/>
        <w:tblpPr w:leftFromText="180" w:rightFromText="180" w:vertAnchor="text" w:horzAnchor="margin" w:tblpY="59"/>
        <w:tblW w:w="0" w:type="auto"/>
        <w:tblLook w:val="04A0" w:firstRow="1" w:lastRow="0" w:firstColumn="1" w:lastColumn="0" w:noHBand="0" w:noVBand="1"/>
      </w:tblPr>
      <w:tblGrid>
        <w:gridCol w:w="2130"/>
        <w:gridCol w:w="2130"/>
        <w:gridCol w:w="2131"/>
        <w:gridCol w:w="2131"/>
      </w:tblGrid>
      <w:tr w:rsidR="00D774C7" w:rsidRPr="00D774C7" w:rsidTr="00D774C7">
        <w:tc>
          <w:tcPr>
            <w:tcW w:w="2130" w:type="dxa"/>
          </w:tcPr>
          <w:p w:rsidR="00D774C7" w:rsidRPr="000F42F3" w:rsidRDefault="00D774C7" w:rsidP="00D774C7"/>
        </w:tc>
        <w:tc>
          <w:tcPr>
            <w:tcW w:w="2130" w:type="dxa"/>
          </w:tcPr>
          <w:p w:rsidR="00D774C7" w:rsidRPr="000F42F3" w:rsidRDefault="00D774C7" w:rsidP="00D774C7">
            <w:r w:rsidRPr="000F42F3">
              <w:t>I</w:t>
            </w:r>
            <w:r w:rsidRPr="000F42F3">
              <w:rPr>
                <w:rFonts w:hint="eastAsia"/>
              </w:rPr>
              <w:t>F(</w:t>
            </w:r>
            <w:r w:rsidRPr="000F42F3">
              <w:t>0,maxdt</w:t>
            </w:r>
            <w:r w:rsidRPr="000F42F3">
              <w:rPr>
                <w:rFonts w:hint="eastAsia"/>
              </w:rPr>
              <w:t>)</w:t>
            </w:r>
          </w:p>
        </w:tc>
        <w:tc>
          <w:tcPr>
            <w:tcW w:w="2131" w:type="dxa"/>
          </w:tcPr>
          <w:p w:rsidR="00D774C7" w:rsidRPr="000F42F3" w:rsidRDefault="00D774C7" w:rsidP="00D774C7">
            <w:r w:rsidRPr="000F42F3">
              <w:rPr>
                <w:rFonts w:hint="eastAsia"/>
              </w:rPr>
              <w:t>Chaotic area</w:t>
            </w:r>
          </w:p>
        </w:tc>
        <w:tc>
          <w:tcPr>
            <w:tcW w:w="2131" w:type="dxa"/>
          </w:tcPr>
          <w:p w:rsidR="00D774C7" w:rsidRPr="000F42F3" w:rsidRDefault="00D774C7" w:rsidP="00D774C7">
            <w:r w:rsidRPr="000F42F3">
              <w:t>Full-sequence LCS</w:t>
            </w:r>
          </w:p>
        </w:tc>
      </w:tr>
      <w:tr w:rsidR="00D774C7" w:rsidRPr="00D774C7" w:rsidTr="00D774C7">
        <w:tc>
          <w:tcPr>
            <w:tcW w:w="2130" w:type="dxa"/>
          </w:tcPr>
          <w:p w:rsidR="00D774C7" w:rsidRPr="000F42F3" w:rsidRDefault="00D774C7" w:rsidP="00D774C7">
            <w:r w:rsidRPr="000F42F3">
              <w:rPr>
                <w:rFonts w:hint="eastAsia"/>
              </w:rPr>
              <w:t>IF(</w:t>
            </w:r>
            <w:r w:rsidRPr="000F42F3">
              <w:t>0,maxdt</w:t>
            </w:r>
            <w:r w:rsidRPr="000F42F3">
              <w:rPr>
                <w:rFonts w:hint="eastAsia"/>
              </w:rPr>
              <w:t>)</w:t>
            </w:r>
          </w:p>
        </w:tc>
        <w:tc>
          <w:tcPr>
            <w:tcW w:w="2130" w:type="dxa"/>
          </w:tcPr>
          <w:p w:rsidR="00D774C7" w:rsidRPr="00427BEB" w:rsidRDefault="00D774C7" w:rsidP="00D774C7">
            <w:r w:rsidRPr="00427BEB">
              <w:t>1</w:t>
            </w:r>
          </w:p>
        </w:tc>
        <w:tc>
          <w:tcPr>
            <w:tcW w:w="2131" w:type="dxa"/>
          </w:tcPr>
          <w:p w:rsidR="00D774C7" w:rsidRPr="00427BEB" w:rsidRDefault="00D774C7" w:rsidP="00D774C7">
            <w:r w:rsidRPr="00427BEB">
              <w:t>0.84</w:t>
            </w:r>
            <w:r>
              <w:t>8</w:t>
            </w:r>
          </w:p>
        </w:tc>
        <w:tc>
          <w:tcPr>
            <w:tcW w:w="2131" w:type="dxa"/>
          </w:tcPr>
          <w:p w:rsidR="00D774C7" w:rsidRPr="00427BEB" w:rsidRDefault="00D774C7" w:rsidP="00D774C7">
            <w:r w:rsidRPr="00427BEB">
              <w:t>-0.716</w:t>
            </w:r>
          </w:p>
        </w:tc>
      </w:tr>
      <w:tr w:rsidR="00D774C7" w:rsidRPr="00D774C7" w:rsidTr="00D774C7">
        <w:tc>
          <w:tcPr>
            <w:tcW w:w="2130" w:type="dxa"/>
          </w:tcPr>
          <w:p w:rsidR="00D774C7" w:rsidRPr="000F42F3" w:rsidRDefault="00D774C7" w:rsidP="00D774C7">
            <w:r w:rsidRPr="000F42F3">
              <w:rPr>
                <w:rFonts w:hint="eastAsia"/>
              </w:rPr>
              <w:t>Chaotic area</w:t>
            </w:r>
          </w:p>
        </w:tc>
        <w:tc>
          <w:tcPr>
            <w:tcW w:w="2130" w:type="dxa"/>
          </w:tcPr>
          <w:p w:rsidR="00D774C7" w:rsidRPr="00427BEB" w:rsidRDefault="00D774C7" w:rsidP="00D774C7">
            <w:r w:rsidRPr="00427BEB">
              <w:t>0.84</w:t>
            </w:r>
            <w:r>
              <w:t>8</w:t>
            </w:r>
          </w:p>
        </w:tc>
        <w:tc>
          <w:tcPr>
            <w:tcW w:w="2131" w:type="dxa"/>
          </w:tcPr>
          <w:p w:rsidR="00D774C7" w:rsidRPr="00427BEB" w:rsidRDefault="00D774C7" w:rsidP="00D774C7">
            <w:r w:rsidRPr="00427BEB">
              <w:t>1</w:t>
            </w:r>
          </w:p>
        </w:tc>
        <w:tc>
          <w:tcPr>
            <w:tcW w:w="2131" w:type="dxa"/>
          </w:tcPr>
          <w:p w:rsidR="00D774C7" w:rsidRPr="00427BEB" w:rsidRDefault="00D774C7" w:rsidP="00D774C7">
            <w:r w:rsidRPr="00427BEB">
              <w:t>-0.618</w:t>
            </w:r>
          </w:p>
        </w:tc>
      </w:tr>
      <w:tr w:rsidR="00D774C7" w:rsidRPr="00D774C7" w:rsidTr="00D774C7">
        <w:tc>
          <w:tcPr>
            <w:tcW w:w="2130" w:type="dxa"/>
          </w:tcPr>
          <w:p w:rsidR="00D774C7" w:rsidRPr="000F42F3" w:rsidRDefault="00D774C7" w:rsidP="00D774C7">
            <w:r w:rsidRPr="000F42F3">
              <w:t>Full-sequence LCS</w:t>
            </w:r>
          </w:p>
        </w:tc>
        <w:tc>
          <w:tcPr>
            <w:tcW w:w="2130" w:type="dxa"/>
          </w:tcPr>
          <w:p w:rsidR="00D774C7" w:rsidRPr="00427BEB" w:rsidRDefault="00D774C7" w:rsidP="00D774C7">
            <w:r w:rsidRPr="00427BEB">
              <w:t>-0.716</w:t>
            </w:r>
          </w:p>
        </w:tc>
        <w:tc>
          <w:tcPr>
            <w:tcW w:w="2131" w:type="dxa"/>
          </w:tcPr>
          <w:p w:rsidR="00D774C7" w:rsidRPr="00427BEB" w:rsidRDefault="00D774C7" w:rsidP="00D774C7">
            <w:r w:rsidRPr="00427BEB">
              <w:t>-0.618</w:t>
            </w:r>
          </w:p>
        </w:tc>
        <w:tc>
          <w:tcPr>
            <w:tcW w:w="2131" w:type="dxa"/>
          </w:tcPr>
          <w:p w:rsidR="00D774C7" w:rsidRDefault="00D774C7" w:rsidP="00D774C7">
            <w:r w:rsidRPr="00427BEB">
              <w:t>1</w:t>
            </w:r>
          </w:p>
        </w:tc>
      </w:tr>
    </w:tbl>
    <w:p w:rsidR="00706DE1" w:rsidRDefault="00706DE1"/>
    <w:p w:rsidR="00A22978" w:rsidRDefault="00FC6520">
      <w:r>
        <w:t>T</w:t>
      </w:r>
      <w:r w:rsidR="00706DE1">
        <w:t xml:space="preserve">he IF and chaotic area are more closely correlated as their </w:t>
      </w:r>
      <w:r w:rsidR="009875ED">
        <w:t>essence are both</w:t>
      </w:r>
      <w:r w:rsidR="00CB1BD3">
        <w:t xml:space="preserve"> the</w:t>
      </w:r>
      <w:r w:rsidR="009875ED">
        <w:t xml:space="preserve"> </w:t>
      </w:r>
      <w:r w:rsidR="0071313D">
        <w:t>measuring</w:t>
      </w:r>
      <w:r w:rsidR="00CB1BD3">
        <w:t xml:space="preserve"> of</w:t>
      </w:r>
      <w:r w:rsidR="0071313D">
        <w:t xml:space="preserve"> </w:t>
      </w:r>
      <w:r w:rsidR="009875ED">
        <w:t xml:space="preserve">the </w:t>
      </w:r>
      <w:r w:rsidR="005B25F4">
        <w:t>consis</w:t>
      </w:r>
      <w:r w:rsidR="001F6131">
        <w:t xml:space="preserve">tency of fixation distributions, while the LCS index concerns the consistency of AOI </w:t>
      </w:r>
      <w:r w:rsidR="00F30485">
        <w:t>transitions</w:t>
      </w:r>
      <w:r w:rsidR="001F6131">
        <w:t>.</w:t>
      </w:r>
      <w:r w:rsidR="00D774C7">
        <w:rPr>
          <w:rFonts w:hint="eastAsia"/>
        </w:rPr>
        <w:t xml:space="preserve"> </w:t>
      </w:r>
    </w:p>
    <w:p w:rsidR="004A6344" w:rsidRDefault="00DE5871">
      <w:r>
        <w:lastRenderedPageBreak/>
        <w:t>The classification error table of the logistic regression produced by the three indexes.</w:t>
      </w:r>
    </w:p>
    <w:tbl>
      <w:tblPr>
        <w:tblW w:w="5080" w:type="dxa"/>
        <w:tblInd w:w="1608" w:type="dxa"/>
        <w:tblLook w:val="04A0" w:firstRow="1" w:lastRow="0" w:firstColumn="1" w:lastColumn="0" w:noHBand="0" w:noVBand="1"/>
      </w:tblPr>
      <w:tblGrid>
        <w:gridCol w:w="1460"/>
        <w:gridCol w:w="1460"/>
        <w:gridCol w:w="1080"/>
        <w:gridCol w:w="1080"/>
      </w:tblGrid>
      <w:tr w:rsidR="004A6344" w:rsidRPr="004A6344" w:rsidTr="004A6344">
        <w:trPr>
          <w:trHeight w:val="300"/>
        </w:trPr>
        <w:tc>
          <w:tcPr>
            <w:tcW w:w="1460" w:type="dxa"/>
            <w:tcBorders>
              <w:top w:val="single" w:sz="4" w:space="0" w:color="auto"/>
              <w:left w:val="single" w:sz="4" w:space="0" w:color="auto"/>
              <w:bottom w:val="nil"/>
              <w:right w:val="nil"/>
              <w:tl2br w:val="single" w:sz="4" w:space="0" w:color="auto"/>
            </w:tcBorders>
            <w:shd w:val="clear" w:color="auto" w:fill="auto"/>
            <w:noWrap/>
            <w:vAlign w:val="center"/>
            <w:hideMark/>
          </w:tcPr>
          <w:p w:rsidR="004A6344" w:rsidRPr="004A6344" w:rsidRDefault="004A6344" w:rsidP="004A6344">
            <w:pPr>
              <w:widowControl/>
              <w:jc w:val="left"/>
              <w:rPr>
                <w:rFonts w:eastAsia="宋体" w:cs="宋体"/>
                <w:color w:val="000000"/>
                <w:kern w:val="0"/>
                <w:sz w:val="22"/>
              </w:rPr>
            </w:pPr>
            <w:r w:rsidRPr="004A6344">
              <w:rPr>
                <w:rFonts w:eastAsia="宋体" w:cs="宋体"/>
                <w:color w:val="000000"/>
                <w:kern w:val="0"/>
                <w:sz w:val="22"/>
              </w:rPr>
              <w:t xml:space="preserve">　</w:t>
            </w:r>
          </w:p>
        </w:tc>
        <w:tc>
          <w:tcPr>
            <w:tcW w:w="1460" w:type="dxa"/>
            <w:tcBorders>
              <w:top w:val="single" w:sz="4" w:space="0" w:color="auto"/>
              <w:left w:val="nil"/>
              <w:bottom w:val="nil"/>
              <w:right w:val="single" w:sz="4" w:space="0" w:color="auto"/>
            </w:tcBorders>
            <w:shd w:val="clear" w:color="auto" w:fill="auto"/>
            <w:noWrap/>
            <w:vAlign w:val="center"/>
            <w:hideMark/>
          </w:tcPr>
          <w:p w:rsidR="004A6344" w:rsidRPr="004A6344" w:rsidRDefault="004A6344" w:rsidP="004A6344">
            <w:pPr>
              <w:widowControl/>
              <w:jc w:val="left"/>
              <w:rPr>
                <w:rFonts w:eastAsia="宋体" w:cs="宋体"/>
                <w:color w:val="000000"/>
                <w:kern w:val="0"/>
                <w:sz w:val="22"/>
              </w:rPr>
            </w:pPr>
            <w:r w:rsidRPr="004A6344">
              <w:rPr>
                <w:rFonts w:eastAsia="宋体" w:cs="宋体"/>
                <w:color w:val="000000"/>
                <w:kern w:val="0"/>
                <w:sz w:val="22"/>
              </w:rPr>
              <w:t>prediction</w:t>
            </w:r>
          </w:p>
        </w:tc>
        <w:tc>
          <w:tcPr>
            <w:tcW w:w="10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A6344" w:rsidRPr="004A6344" w:rsidRDefault="004A6344" w:rsidP="004A6344">
            <w:pPr>
              <w:widowControl/>
              <w:jc w:val="center"/>
              <w:rPr>
                <w:rFonts w:eastAsia="宋体" w:cs="宋体"/>
                <w:color w:val="000000"/>
                <w:kern w:val="0"/>
                <w:sz w:val="22"/>
              </w:rPr>
            </w:pPr>
            <w:r w:rsidRPr="004A6344">
              <w:rPr>
                <w:rFonts w:eastAsia="宋体" w:cs="宋体"/>
                <w:color w:val="000000"/>
                <w:kern w:val="0"/>
                <w:sz w:val="22"/>
              </w:rPr>
              <w:t>good</w:t>
            </w:r>
          </w:p>
        </w:tc>
        <w:tc>
          <w:tcPr>
            <w:tcW w:w="10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A6344" w:rsidRPr="004A6344" w:rsidRDefault="004A6344" w:rsidP="004A6344">
            <w:pPr>
              <w:widowControl/>
              <w:jc w:val="center"/>
              <w:rPr>
                <w:rFonts w:eastAsia="宋体" w:cs="宋体"/>
                <w:color w:val="000000"/>
                <w:kern w:val="0"/>
                <w:sz w:val="22"/>
              </w:rPr>
            </w:pPr>
            <w:r w:rsidRPr="004A6344">
              <w:rPr>
                <w:rFonts w:eastAsia="宋体" w:cs="宋体"/>
                <w:color w:val="000000"/>
                <w:kern w:val="0"/>
                <w:sz w:val="22"/>
              </w:rPr>
              <w:t>bad</w:t>
            </w:r>
          </w:p>
        </w:tc>
      </w:tr>
      <w:tr w:rsidR="004A6344" w:rsidRPr="004A6344" w:rsidTr="004A6344">
        <w:trPr>
          <w:trHeight w:val="300"/>
        </w:trPr>
        <w:tc>
          <w:tcPr>
            <w:tcW w:w="1460" w:type="dxa"/>
            <w:tcBorders>
              <w:top w:val="nil"/>
              <w:left w:val="single" w:sz="4" w:space="0" w:color="auto"/>
              <w:bottom w:val="single" w:sz="4" w:space="0" w:color="auto"/>
              <w:right w:val="nil"/>
            </w:tcBorders>
            <w:shd w:val="clear" w:color="auto" w:fill="auto"/>
            <w:noWrap/>
            <w:vAlign w:val="center"/>
            <w:hideMark/>
          </w:tcPr>
          <w:p w:rsidR="004A6344" w:rsidRPr="004A6344" w:rsidRDefault="004A6344" w:rsidP="004A6344">
            <w:pPr>
              <w:widowControl/>
              <w:jc w:val="left"/>
              <w:rPr>
                <w:rFonts w:eastAsia="宋体" w:cs="宋体"/>
                <w:color w:val="000000"/>
                <w:kern w:val="0"/>
                <w:sz w:val="22"/>
              </w:rPr>
            </w:pPr>
            <w:r w:rsidRPr="004A6344">
              <w:rPr>
                <w:rFonts w:eastAsia="宋体" w:cs="宋体"/>
                <w:color w:val="000000"/>
                <w:kern w:val="0"/>
                <w:sz w:val="22"/>
              </w:rPr>
              <w:t>class</w:t>
            </w:r>
          </w:p>
        </w:tc>
        <w:tc>
          <w:tcPr>
            <w:tcW w:w="1460" w:type="dxa"/>
            <w:tcBorders>
              <w:top w:val="nil"/>
              <w:left w:val="nil"/>
              <w:bottom w:val="single" w:sz="4" w:space="0" w:color="auto"/>
              <w:right w:val="single" w:sz="4" w:space="0" w:color="auto"/>
              <w:tl2br w:val="single" w:sz="4" w:space="0" w:color="auto"/>
            </w:tcBorders>
            <w:shd w:val="clear" w:color="auto" w:fill="auto"/>
            <w:noWrap/>
            <w:vAlign w:val="center"/>
            <w:hideMark/>
          </w:tcPr>
          <w:p w:rsidR="004A6344" w:rsidRPr="004A6344" w:rsidRDefault="004A6344" w:rsidP="004A6344">
            <w:pPr>
              <w:widowControl/>
              <w:jc w:val="left"/>
              <w:rPr>
                <w:rFonts w:eastAsia="宋体" w:cs="宋体"/>
                <w:color w:val="000000"/>
                <w:kern w:val="0"/>
                <w:sz w:val="22"/>
              </w:rPr>
            </w:pPr>
            <w:r w:rsidRPr="004A6344">
              <w:rPr>
                <w:rFonts w:eastAsia="宋体" w:cs="宋体"/>
                <w:color w:val="000000"/>
                <w:kern w:val="0"/>
                <w:sz w:val="22"/>
              </w:rPr>
              <w:t xml:space="preserve">　</w:t>
            </w:r>
          </w:p>
        </w:tc>
        <w:tc>
          <w:tcPr>
            <w:tcW w:w="1080" w:type="dxa"/>
            <w:vMerge/>
            <w:tcBorders>
              <w:top w:val="single" w:sz="4" w:space="0" w:color="auto"/>
              <w:left w:val="single" w:sz="4" w:space="0" w:color="auto"/>
              <w:bottom w:val="single" w:sz="4" w:space="0" w:color="000000"/>
              <w:right w:val="single" w:sz="4" w:space="0" w:color="auto"/>
            </w:tcBorders>
            <w:vAlign w:val="center"/>
            <w:hideMark/>
          </w:tcPr>
          <w:p w:rsidR="004A6344" w:rsidRPr="004A6344" w:rsidRDefault="004A6344" w:rsidP="004A6344">
            <w:pPr>
              <w:widowControl/>
              <w:jc w:val="left"/>
              <w:rPr>
                <w:rFonts w:eastAsia="宋体" w:cs="宋体"/>
                <w:color w:val="000000"/>
                <w:kern w:val="0"/>
                <w:sz w:val="22"/>
              </w:rPr>
            </w:pPr>
          </w:p>
        </w:tc>
        <w:tc>
          <w:tcPr>
            <w:tcW w:w="1080" w:type="dxa"/>
            <w:vMerge/>
            <w:tcBorders>
              <w:top w:val="single" w:sz="4" w:space="0" w:color="auto"/>
              <w:left w:val="single" w:sz="4" w:space="0" w:color="auto"/>
              <w:bottom w:val="single" w:sz="4" w:space="0" w:color="000000"/>
              <w:right w:val="single" w:sz="4" w:space="0" w:color="auto"/>
            </w:tcBorders>
            <w:vAlign w:val="center"/>
            <w:hideMark/>
          </w:tcPr>
          <w:p w:rsidR="004A6344" w:rsidRPr="004A6344" w:rsidRDefault="004A6344" w:rsidP="004A6344">
            <w:pPr>
              <w:widowControl/>
              <w:jc w:val="left"/>
              <w:rPr>
                <w:rFonts w:eastAsia="宋体" w:cs="宋体"/>
                <w:color w:val="000000"/>
                <w:kern w:val="0"/>
                <w:sz w:val="22"/>
              </w:rPr>
            </w:pPr>
          </w:p>
        </w:tc>
      </w:tr>
      <w:tr w:rsidR="004A6344" w:rsidRPr="004A6344" w:rsidTr="004A6344">
        <w:trPr>
          <w:trHeight w:val="270"/>
        </w:trPr>
        <w:tc>
          <w:tcPr>
            <w:tcW w:w="29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A6344" w:rsidRPr="004A6344" w:rsidRDefault="004A6344" w:rsidP="004A6344">
            <w:pPr>
              <w:widowControl/>
              <w:jc w:val="center"/>
              <w:rPr>
                <w:rFonts w:eastAsia="宋体" w:cs="宋体"/>
                <w:color w:val="000000"/>
                <w:kern w:val="0"/>
                <w:sz w:val="22"/>
              </w:rPr>
            </w:pPr>
            <w:r w:rsidRPr="004A6344">
              <w:rPr>
                <w:rFonts w:eastAsia="宋体" w:cs="宋体"/>
                <w:color w:val="000000"/>
                <w:kern w:val="0"/>
                <w:sz w:val="22"/>
              </w:rPr>
              <w:t>good</w:t>
            </w:r>
          </w:p>
        </w:tc>
        <w:tc>
          <w:tcPr>
            <w:tcW w:w="1080" w:type="dxa"/>
            <w:tcBorders>
              <w:top w:val="nil"/>
              <w:left w:val="nil"/>
              <w:bottom w:val="single" w:sz="4" w:space="0" w:color="auto"/>
              <w:right w:val="single" w:sz="4" w:space="0" w:color="auto"/>
            </w:tcBorders>
            <w:shd w:val="clear" w:color="auto" w:fill="auto"/>
            <w:noWrap/>
            <w:vAlign w:val="center"/>
            <w:hideMark/>
          </w:tcPr>
          <w:p w:rsidR="004A6344" w:rsidRPr="004A6344" w:rsidRDefault="004A6344" w:rsidP="004A6344">
            <w:pPr>
              <w:widowControl/>
              <w:jc w:val="right"/>
              <w:rPr>
                <w:rFonts w:eastAsia="宋体" w:cs="宋体"/>
                <w:color w:val="000000"/>
                <w:kern w:val="0"/>
                <w:sz w:val="22"/>
              </w:rPr>
            </w:pPr>
            <w:r w:rsidRPr="004A6344">
              <w:rPr>
                <w:rFonts w:eastAsia="宋体" w:cs="宋体"/>
                <w:color w:val="000000"/>
                <w:kern w:val="0"/>
                <w:sz w:val="22"/>
              </w:rPr>
              <w:t>18</w:t>
            </w:r>
          </w:p>
        </w:tc>
        <w:tc>
          <w:tcPr>
            <w:tcW w:w="1080" w:type="dxa"/>
            <w:tcBorders>
              <w:top w:val="nil"/>
              <w:left w:val="nil"/>
              <w:bottom w:val="single" w:sz="4" w:space="0" w:color="auto"/>
              <w:right w:val="single" w:sz="4" w:space="0" w:color="auto"/>
            </w:tcBorders>
            <w:shd w:val="clear" w:color="auto" w:fill="auto"/>
            <w:noWrap/>
            <w:vAlign w:val="center"/>
            <w:hideMark/>
          </w:tcPr>
          <w:p w:rsidR="004A6344" w:rsidRPr="004A6344" w:rsidRDefault="004A6344" w:rsidP="004A6344">
            <w:pPr>
              <w:widowControl/>
              <w:jc w:val="right"/>
              <w:rPr>
                <w:rFonts w:eastAsia="宋体" w:cs="宋体"/>
                <w:color w:val="000000"/>
                <w:kern w:val="0"/>
                <w:sz w:val="22"/>
              </w:rPr>
            </w:pPr>
            <w:r w:rsidRPr="004A6344">
              <w:rPr>
                <w:rFonts w:eastAsia="宋体" w:cs="宋体"/>
                <w:color w:val="000000"/>
                <w:kern w:val="0"/>
                <w:sz w:val="22"/>
              </w:rPr>
              <w:t>3</w:t>
            </w:r>
          </w:p>
        </w:tc>
      </w:tr>
      <w:tr w:rsidR="004A6344" w:rsidRPr="004A6344" w:rsidTr="004A6344">
        <w:trPr>
          <w:trHeight w:val="270"/>
        </w:trPr>
        <w:tc>
          <w:tcPr>
            <w:tcW w:w="29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A6344" w:rsidRPr="004A6344" w:rsidRDefault="004A6344" w:rsidP="004A6344">
            <w:pPr>
              <w:widowControl/>
              <w:jc w:val="center"/>
              <w:rPr>
                <w:rFonts w:eastAsia="宋体" w:cs="宋体"/>
                <w:color w:val="000000"/>
                <w:kern w:val="0"/>
                <w:sz w:val="22"/>
              </w:rPr>
            </w:pPr>
            <w:r w:rsidRPr="004A6344">
              <w:rPr>
                <w:rFonts w:eastAsia="宋体" w:cs="宋体"/>
                <w:color w:val="000000"/>
                <w:kern w:val="0"/>
                <w:sz w:val="22"/>
              </w:rPr>
              <w:t>bad</w:t>
            </w:r>
          </w:p>
        </w:tc>
        <w:tc>
          <w:tcPr>
            <w:tcW w:w="1080" w:type="dxa"/>
            <w:tcBorders>
              <w:top w:val="nil"/>
              <w:left w:val="nil"/>
              <w:bottom w:val="single" w:sz="4" w:space="0" w:color="auto"/>
              <w:right w:val="single" w:sz="4" w:space="0" w:color="auto"/>
            </w:tcBorders>
            <w:shd w:val="clear" w:color="auto" w:fill="auto"/>
            <w:noWrap/>
            <w:vAlign w:val="center"/>
            <w:hideMark/>
          </w:tcPr>
          <w:p w:rsidR="004A6344" w:rsidRPr="004A6344" w:rsidRDefault="004A6344" w:rsidP="004A6344">
            <w:pPr>
              <w:widowControl/>
              <w:jc w:val="right"/>
              <w:rPr>
                <w:rFonts w:eastAsia="宋体" w:cs="宋体"/>
                <w:color w:val="000000"/>
                <w:kern w:val="0"/>
                <w:sz w:val="22"/>
              </w:rPr>
            </w:pPr>
            <w:r w:rsidRPr="004A6344">
              <w:rPr>
                <w:rFonts w:eastAsia="宋体" w:cs="宋体"/>
                <w:color w:val="000000"/>
                <w:kern w:val="0"/>
                <w:sz w:val="22"/>
              </w:rPr>
              <w:t>4</w:t>
            </w:r>
          </w:p>
        </w:tc>
        <w:tc>
          <w:tcPr>
            <w:tcW w:w="1080" w:type="dxa"/>
            <w:tcBorders>
              <w:top w:val="nil"/>
              <w:left w:val="nil"/>
              <w:bottom w:val="single" w:sz="4" w:space="0" w:color="auto"/>
              <w:right w:val="single" w:sz="4" w:space="0" w:color="auto"/>
            </w:tcBorders>
            <w:shd w:val="clear" w:color="auto" w:fill="auto"/>
            <w:noWrap/>
            <w:vAlign w:val="center"/>
            <w:hideMark/>
          </w:tcPr>
          <w:p w:rsidR="004A6344" w:rsidRPr="004A6344" w:rsidRDefault="004A6344" w:rsidP="004A6344">
            <w:pPr>
              <w:widowControl/>
              <w:jc w:val="right"/>
              <w:rPr>
                <w:rFonts w:eastAsia="宋体" w:cs="宋体"/>
                <w:color w:val="000000"/>
                <w:kern w:val="0"/>
                <w:sz w:val="22"/>
              </w:rPr>
            </w:pPr>
            <w:r w:rsidRPr="004A6344">
              <w:rPr>
                <w:rFonts w:eastAsia="宋体" w:cs="宋体"/>
                <w:color w:val="000000"/>
                <w:kern w:val="0"/>
                <w:sz w:val="22"/>
              </w:rPr>
              <w:t>17</w:t>
            </w:r>
          </w:p>
        </w:tc>
      </w:tr>
    </w:tbl>
    <w:p w:rsidR="00D2653E" w:rsidRPr="00077CD0" w:rsidRDefault="00C37012">
      <w:r w:rsidRPr="00077CD0">
        <w:rPr>
          <w:rFonts w:hint="eastAsia"/>
        </w:rPr>
        <w:t xml:space="preserve">The classification rate is just a little better than the respective ones, indicating a </w:t>
      </w:r>
      <w:r w:rsidR="000575DE" w:rsidRPr="00077CD0">
        <w:t>high overlapping among the indexes.</w:t>
      </w:r>
    </w:p>
    <w:p w:rsidR="00A22978" w:rsidRPr="00944BD7" w:rsidRDefault="00411D18">
      <w:pPr>
        <w:pStyle w:val="2"/>
      </w:pPr>
      <w:r>
        <w:t>D</w:t>
      </w:r>
      <w:r w:rsidRPr="00944BD7">
        <w:t>iscussion:</w:t>
      </w:r>
    </w:p>
    <w:p w:rsidR="00A22978" w:rsidRPr="00944BD7" w:rsidRDefault="00AD62BC">
      <w:pPr>
        <w:pStyle w:val="3"/>
      </w:pPr>
      <w:r>
        <w:t>C</w:t>
      </w:r>
      <w:r w:rsidR="00E5452B" w:rsidRPr="00944BD7">
        <w:t>haos in the initial 4</w:t>
      </w:r>
      <w:r w:rsidR="00411D18" w:rsidRPr="00944BD7">
        <w:t>00ms</w:t>
      </w:r>
    </w:p>
    <w:p w:rsidR="00A22978" w:rsidRPr="00944BD7" w:rsidRDefault="00411D18">
      <w:r w:rsidRPr="00944BD7">
        <w:rPr>
          <w:rFonts w:hint="eastAsia"/>
        </w:rPr>
        <w:t xml:space="preserve">The </w:t>
      </w:r>
      <w:r w:rsidRPr="00944BD7">
        <w:t xml:space="preserve">correlation curves of the IF and the </w:t>
      </w:r>
      <w:r w:rsidRPr="00944BD7">
        <w:rPr>
          <w:rFonts w:hint="eastAsia"/>
        </w:rPr>
        <w:t xml:space="preserve">best-correlated </w:t>
      </w:r>
      <w:r w:rsidRPr="00944BD7">
        <w:t xml:space="preserve">LCS </w:t>
      </w:r>
      <w:r w:rsidRPr="00944BD7">
        <w:rPr>
          <w:rFonts w:hint="eastAsia"/>
        </w:rPr>
        <w:t xml:space="preserve">both </w:t>
      </w:r>
      <w:r w:rsidRPr="00944BD7">
        <w:t>show that the ey</w:t>
      </w:r>
      <w:r w:rsidR="003C5754">
        <w:t>e path property in the initial 4</w:t>
      </w:r>
      <w:r w:rsidRPr="00944BD7">
        <w:t>00ms is quite different from later. The result strongly</w:t>
      </w:r>
      <w:r w:rsidRPr="00944BD7">
        <w:rPr>
          <w:rFonts w:hint="eastAsia"/>
        </w:rPr>
        <w:t xml:space="preserve"> </w:t>
      </w:r>
      <w:r w:rsidRPr="00944BD7">
        <w:t>suggests that people’s eye treat the bad and good webpages indiscriminately in the initial</w:t>
      </w:r>
      <w:r w:rsidR="00CB1105">
        <w:t xml:space="preserve"> about</w:t>
      </w:r>
      <w:r w:rsidR="00775B3D">
        <w:t xml:space="preserve"> a</w:t>
      </w:r>
      <w:r w:rsidRPr="00944BD7">
        <w:t xml:space="preserve"> half second.</w:t>
      </w:r>
    </w:p>
    <w:p w:rsidR="00A22978" w:rsidRPr="00944BD7" w:rsidRDefault="00547A3D">
      <w:r>
        <w:t>The result</w:t>
      </w:r>
      <w:r w:rsidR="00411D18" w:rsidRPr="00944BD7">
        <w:t xml:space="preserve"> </w:t>
      </w:r>
      <w:r>
        <w:t xml:space="preserve">may seem </w:t>
      </w:r>
      <w:r w:rsidR="00411D18" w:rsidRPr="00944BD7">
        <w:t>inconsistent with the 50ms theory.</w:t>
      </w:r>
      <w:r w:rsidR="00411D18" w:rsidRPr="00944BD7">
        <w:rPr>
          <w:rFonts w:hint="eastAsia"/>
        </w:rPr>
        <w:t xml:space="preserve"> </w:t>
      </w:r>
      <w:r w:rsidR="00411D18" w:rsidRPr="00944BD7">
        <w:t>However the judgement on visual appeal discussed i</w:t>
      </w:r>
      <w:r w:rsidR="00E86FC2">
        <w:t>n Lingaard’s study is not</w:t>
      </w:r>
      <w:r w:rsidR="00411D18" w:rsidRPr="00944BD7">
        <w:t xml:space="preserve"> behavioral.</w:t>
      </w:r>
      <w:r w:rsidR="00A35CA0">
        <w:t xml:space="preserve"> And</w:t>
      </w:r>
      <w:r w:rsidR="00411D18" w:rsidRPr="00944BD7">
        <w:t xml:space="preserve"> </w:t>
      </w:r>
      <w:r w:rsidR="00A35CA0">
        <w:t>i</w:t>
      </w:r>
      <w:r w:rsidR="00411D18" w:rsidRPr="00944BD7">
        <w:t xml:space="preserve">t’s not affirmed yet how the 50ms works physically: Is it a </w:t>
      </w:r>
      <w:r w:rsidR="00F12905" w:rsidRPr="00C76E02">
        <w:rPr>
          <w:highlight w:val="yellow"/>
        </w:rPr>
        <w:t>duration</w:t>
      </w:r>
      <w:r w:rsidR="00CB2606">
        <w:t xml:space="preserve"> enabling</w:t>
      </w:r>
      <w:r w:rsidR="00411D18" w:rsidRPr="00944BD7">
        <w:t xml:space="preserve"> people to snapshot the webpage and make judgements later based on the impression or is it a </w:t>
      </w:r>
      <w:r w:rsidR="00811985" w:rsidRPr="00C76E02">
        <w:rPr>
          <w:highlight w:val="yellow"/>
        </w:rPr>
        <w:t>duration</w:t>
      </w:r>
      <w:r w:rsidR="007A45EC">
        <w:t xml:space="preserve"> i</w:t>
      </w:r>
      <w:r w:rsidR="00411D18" w:rsidRPr="00944BD7">
        <w:t>n which people’s</w:t>
      </w:r>
      <w:r w:rsidR="007E1788">
        <w:t xml:space="preserve"> </w:t>
      </w:r>
      <w:r w:rsidR="00411D18" w:rsidRPr="00944BD7">
        <w:t>cortex or conscience could give different react towards bad pages from good ones.</w:t>
      </w:r>
    </w:p>
    <w:p w:rsidR="00A22978" w:rsidRPr="00944BD7" w:rsidRDefault="00411D18">
      <w:r w:rsidRPr="00944BD7">
        <w:t>What can be sure in our</w:t>
      </w:r>
      <w:r w:rsidR="00C9694C">
        <w:t xml:space="preserve"> study is that it is not until 4</w:t>
      </w:r>
      <w:r w:rsidRPr="00944BD7">
        <w:t>00ms can our v</w:t>
      </w:r>
      <w:r w:rsidR="00B51FF2">
        <w:t>isual behavior tell the possible</w:t>
      </w:r>
      <w:r w:rsidRPr="00944BD7">
        <w:t xml:space="preserve"> good or bad visual appeal of the webpages through EPC indexes.</w:t>
      </w:r>
      <w:r w:rsidR="00526C44">
        <w:t xml:space="preserve"> </w:t>
      </w:r>
      <w:r w:rsidR="00025746">
        <w:t>The initial 4</w:t>
      </w:r>
      <w:r w:rsidRPr="00944BD7">
        <w:t>00ms then could be regarded as a kind of chaos or probe scanning</w:t>
      </w:r>
      <w:r w:rsidRPr="00944BD7">
        <w:rPr>
          <w:rFonts w:hint="eastAsia"/>
        </w:rPr>
        <w:t>.</w:t>
      </w:r>
    </w:p>
    <w:p w:rsidR="00A22978" w:rsidRPr="006177E2" w:rsidRDefault="00A22978"/>
    <w:p w:rsidR="00A22978" w:rsidRPr="006177E2" w:rsidRDefault="00411D18">
      <w:pPr>
        <w:pStyle w:val="3"/>
      </w:pPr>
      <w:r w:rsidRPr="006177E2">
        <w:t>Correlation o</w:t>
      </w:r>
      <w:r w:rsidRPr="006177E2">
        <w:rPr>
          <w:rFonts w:hint="eastAsia"/>
        </w:rPr>
        <w:t xml:space="preserve">scillation </w:t>
      </w:r>
      <w:r w:rsidRPr="006177E2">
        <w:t>and visual behavior</w:t>
      </w:r>
    </w:p>
    <w:p w:rsidR="00A22978" w:rsidRPr="006177E2" w:rsidRDefault="00411D18">
      <w:r w:rsidRPr="006177E2">
        <w:t>The immanent cause of t</w:t>
      </w:r>
      <w:r w:rsidRPr="006177E2">
        <w:rPr>
          <w:rFonts w:hint="eastAsia"/>
        </w:rPr>
        <w:t xml:space="preserve">he </w:t>
      </w:r>
      <w:r w:rsidRPr="006177E2">
        <w:t xml:space="preserve">periodic </w:t>
      </w:r>
      <w:r w:rsidRPr="006177E2">
        <w:rPr>
          <w:rFonts w:hint="eastAsia"/>
        </w:rPr>
        <w:t xml:space="preserve">oscillation of the </w:t>
      </w:r>
      <w:r w:rsidR="000E4205">
        <w:t>correlation curve</w:t>
      </w:r>
      <w:r w:rsidRPr="006177E2">
        <w:t xml:space="preserve"> of IF is worthy discussion. The oscillation shows that people are switching back and forth between a more</w:t>
      </w:r>
      <w:r w:rsidRPr="006177E2">
        <w:rPr>
          <w:rFonts w:hint="eastAsia"/>
        </w:rPr>
        <w:t xml:space="preserve"> </w:t>
      </w:r>
      <w:r w:rsidRPr="006177E2">
        <w:t>indiscriminate condition</w:t>
      </w:r>
      <w:r w:rsidRPr="006177E2">
        <w:rPr>
          <w:rFonts w:hint="eastAsia"/>
        </w:rPr>
        <w:t xml:space="preserve"> </w:t>
      </w:r>
      <w:r w:rsidRPr="006177E2">
        <w:t>to</w:t>
      </w:r>
      <w:r w:rsidRPr="006177E2">
        <w:rPr>
          <w:rFonts w:hint="eastAsia"/>
        </w:rPr>
        <w:t xml:space="preserve"> </w:t>
      </w:r>
      <w:r w:rsidRPr="006177E2">
        <w:t xml:space="preserve">a more discriminate condition with an </w:t>
      </w:r>
      <w:r w:rsidR="004F3A95">
        <w:t>almost fixed period of about 365.5</w:t>
      </w:r>
      <w:r w:rsidRPr="006177E2">
        <w:t>ms.</w:t>
      </w:r>
    </w:p>
    <w:p w:rsidR="00A22978" w:rsidRPr="006177E2" w:rsidRDefault="00411D18">
      <w:r w:rsidRPr="006177E2">
        <w:t>The cause of the oscillation could probably be the human visual behavior of planning and focusing. Human vision are composed by</w:t>
      </w:r>
      <w:r w:rsidR="00BA0D00">
        <w:t xml:space="preserve"> </w:t>
      </w:r>
      <w:r w:rsidRPr="006177E2">
        <w:t>the foveal vision which has</w:t>
      </w:r>
      <w:r w:rsidR="00BA0D00">
        <w:t xml:space="preserve"> </w:t>
      </w:r>
      <w:r w:rsidRPr="006177E2">
        <w:t>high resolution but a tiny visual</w:t>
      </w:r>
      <w:r w:rsidR="00BA0D00">
        <w:t xml:space="preserve"> </w:t>
      </w:r>
      <w:r w:rsidRPr="006177E2">
        <w:t>field and the peripheral vision which has a large visual fiel</w:t>
      </w:r>
      <w:r w:rsidR="008A77B1">
        <w:t>d but quite low resolution. While</w:t>
      </w:r>
      <w:r w:rsidR="000E10D5">
        <w:t xml:space="preserve"> planning, we</w:t>
      </w:r>
      <w:r w:rsidRPr="006177E2">
        <w:t xml:space="preserve"> use peripheral vision to evaluate the surroundings and </w:t>
      </w:r>
      <w:r w:rsidR="00690094">
        <w:t>decide where to focus next. While</w:t>
      </w:r>
      <w:r w:rsidRPr="006177E2">
        <w:t xml:space="preserve"> focusing, we use foveal vision to read the information on the focus.</w:t>
      </w:r>
    </w:p>
    <w:p w:rsidR="00A22978" w:rsidRPr="006177E2" w:rsidRDefault="00CB0CDE">
      <w:r>
        <w:t>Comparing</w:t>
      </w:r>
      <w:r w:rsidR="00411D18" w:rsidRPr="006177E2">
        <w:t xml:space="preserve"> to the focusing process, the planning process </w:t>
      </w:r>
      <w:r w:rsidR="007475FF">
        <w:t>may have</w:t>
      </w:r>
      <w:r w:rsidR="00411D18" w:rsidRPr="006177E2">
        <w:t xml:space="preserve"> a </w:t>
      </w:r>
      <w:r w:rsidR="00EA4186">
        <w:t>more</w:t>
      </w:r>
      <w:r w:rsidR="00411D18" w:rsidRPr="006177E2">
        <w:t xml:space="preserve"> uncertain focus location. Thus with planning and focusing process</w:t>
      </w:r>
      <w:r w:rsidR="00844F0D">
        <w:t xml:space="preserve"> going alternately</w:t>
      </w:r>
      <w:r w:rsidR="00411D18" w:rsidRPr="006177E2">
        <w:t xml:space="preserve">, the correlation curve of </w:t>
      </w:r>
      <w:r w:rsidR="005F3A70">
        <w:t xml:space="preserve">IF </w:t>
      </w:r>
      <w:r w:rsidR="005E0BCF">
        <w:t>shows</w:t>
      </w:r>
      <w:r w:rsidR="00411D18" w:rsidRPr="006177E2">
        <w:t xml:space="preserve"> an oscillation feature.</w:t>
      </w:r>
    </w:p>
    <w:p w:rsidR="00A22978" w:rsidRPr="00994EA3" w:rsidRDefault="00942CFD">
      <w:r>
        <w:t>F</w:t>
      </w:r>
      <w:r w:rsidR="00411D18" w:rsidRPr="006177E2">
        <w:t>or viewing a webpage, the easier the planning process, the</w:t>
      </w:r>
      <w:r w:rsidR="00322857">
        <w:t xml:space="preserve"> </w:t>
      </w:r>
      <w:r w:rsidR="00411D18" w:rsidRPr="006177E2">
        <w:t xml:space="preserve">lower is the consistency, the higher </w:t>
      </w:r>
      <w:r w:rsidR="00411D18" w:rsidRPr="00994EA3">
        <w:t>is the EPC, and the better is the visual appeal of the webpage.</w:t>
      </w:r>
    </w:p>
    <w:p w:rsidR="00A22978" w:rsidRPr="00994EA3" w:rsidRDefault="00411D18">
      <w:pPr>
        <w:pStyle w:val="4"/>
        <w:rPr>
          <w:rFonts w:asciiTheme="minorHAnsi" w:eastAsiaTheme="minorEastAsia" w:hAnsiTheme="minorHAnsi" w:cstheme="minorBidi"/>
          <w:sz w:val="32"/>
          <w:szCs w:val="32"/>
        </w:rPr>
      </w:pPr>
      <w:r w:rsidRPr="00994EA3">
        <w:rPr>
          <w:rFonts w:asciiTheme="minorHAnsi" w:eastAsiaTheme="minorEastAsia" w:hAnsiTheme="minorHAnsi" w:cstheme="minorBidi" w:hint="eastAsia"/>
          <w:sz w:val="32"/>
          <w:szCs w:val="32"/>
        </w:rPr>
        <w:lastRenderedPageBreak/>
        <w:t>EPC and Visual appeal</w:t>
      </w:r>
    </w:p>
    <w:p w:rsidR="009C57AF" w:rsidRDefault="00411D18">
      <w:r w:rsidRPr="00994EA3">
        <w:t xml:space="preserve">EPC, as a concept, has only theoretical correlation with visual appeal. With indexes measuring EPC in different aspects, we are able to study specifically what </w:t>
      </w:r>
      <w:r w:rsidR="00C202C5">
        <w:t>dimensions</w:t>
      </w:r>
      <w:r w:rsidRPr="00994EA3">
        <w:t xml:space="preserve"> of EPC are visual appeal correlated and discover further princip</w:t>
      </w:r>
      <w:r w:rsidR="00C6018D">
        <w:t>les for webpage design</w:t>
      </w:r>
      <w:r w:rsidRPr="00994EA3">
        <w:t>.</w:t>
      </w:r>
      <w:r w:rsidR="006A069F">
        <w:t xml:space="preserve"> </w:t>
      </w:r>
      <w:r w:rsidRPr="00994EA3">
        <w:t>Although the visual behavior of an individual is subjective, the EPC indexes values of a webpage are rather objective as they reflect col</w:t>
      </w:r>
      <w:r w:rsidR="00BE3C21">
        <w:t>lective behavior of human vision</w:t>
      </w:r>
      <w:r w:rsidRPr="00994EA3">
        <w:t>.</w:t>
      </w:r>
    </w:p>
    <w:p w:rsidR="00A22978" w:rsidRPr="00994EA3" w:rsidRDefault="00754EB2">
      <w:r>
        <w:t xml:space="preserve">The nonsignificance of EF value indicates that visual appeal is not strongly related to </w:t>
      </w:r>
      <w:r w:rsidR="009D6EDE">
        <w:t>the overall space-tim</w:t>
      </w:r>
      <w:r w:rsidR="00704A96">
        <w:t xml:space="preserve">e distribution of the fixations; </w:t>
      </w:r>
      <w:r w:rsidR="004B419F">
        <w:t>t</w:t>
      </w:r>
      <w:r w:rsidR="00E83B5B">
        <w:t>he low correlations of the heat map peak va</w:t>
      </w:r>
      <w:r w:rsidR="00EC3884">
        <w:t xml:space="preserve">lue </w:t>
      </w:r>
      <w:r w:rsidR="00411D18" w:rsidRPr="00994EA3">
        <w:t xml:space="preserve">implies that </w:t>
      </w:r>
      <w:r w:rsidR="008B2B52">
        <w:t xml:space="preserve">a single strong fixation concentration won’t </w:t>
      </w:r>
      <w:r w:rsidR="004D6C39">
        <w:t xml:space="preserve">definitely </w:t>
      </w:r>
      <w:r w:rsidR="008B2B52">
        <w:t>result in a good webpage design</w:t>
      </w:r>
      <w:r w:rsidR="003B22E1">
        <w:t>;</w:t>
      </w:r>
      <w:r w:rsidR="00B352A4">
        <w:t xml:space="preserve"> </w:t>
      </w:r>
      <w:r w:rsidR="00E02728">
        <w:t>t</w:t>
      </w:r>
      <w:r w:rsidR="00411D18" w:rsidRPr="00994EA3">
        <w:t xml:space="preserve">he result of the F value indicates that visual appeal is not simply </w:t>
      </w:r>
      <w:r w:rsidR="004830BF">
        <w:t xml:space="preserve">about </w:t>
      </w:r>
      <w:r w:rsidR="003B22E1">
        <w:t>the certainty of AOI transition</w:t>
      </w:r>
      <w:r w:rsidR="00BA2C72">
        <w:t>s</w:t>
      </w:r>
      <w:r w:rsidR="003B22E1">
        <w:t>; And t</w:t>
      </w:r>
      <w:r w:rsidR="00411D18" w:rsidRPr="00994EA3">
        <w:t xml:space="preserve">he </w:t>
      </w:r>
      <w:r w:rsidR="00F766A7">
        <w:t>non</w:t>
      </w:r>
      <w:r w:rsidR="007B1363">
        <w:t>-</w:t>
      </w:r>
      <w:r w:rsidR="00F766A7">
        <w:t>significance</w:t>
      </w:r>
      <w:r w:rsidR="00411D18" w:rsidRPr="00994EA3">
        <w:t xml:space="preserve"> of the Levenshtein Distance implies that for AOI sequences, substitution</w:t>
      </w:r>
      <w:r w:rsidR="00E5593E">
        <w:t>s cost</w:t>
      </w:r>
      <w:r w:rsidR="00411D18" w:rsidRPr="00994EA3">
        <w:t xml:space="preserve"> more than the insertion</w:t>
      </w:r>
      <w:r w:rsidR="004155E1">
        <w:t>s</w:t>
      </w:r>
      <w:r w:rsidR="00411D18" w:rsidRPr="00994EA3">
        <w:t xml:space="preserve"> and deletion</w:t>
      </w:r>
      <w:r w:rsidR="004155E1">
        <w:t>s</w:t>
      </w:r>
      <w:r w:rsidR="00411D18" w:rsidRPr="00994EA3">
        <w:t>.</w:t>
      </w:r>
    </w:p>
    <w:p w:rsidR="00A22978" w:rsidRPr="00994EA3" w:rsidRDefault="003D1D8B">
      <w:r>
        <w:t>F</w:t>
      </w:r>
      <w:r w:rsidR="00411D18" w:rsidRPr="00994EA3">
        <w:t xml:space="preserve">or the significant indexes, </w:t>
      </w:r>
      <w:r w:rsidR="00C0201C">
        <w:t xml:space="preserve">the negative correlations of </w:t>
      </w:r>
      <w:r w:rsidR="00AB4404">
        <w:t>IF and chaotic</w:t>
      </w:r>
      <w:r w:rsidR="00C0201C">
        <w:t xml:space="preserve"> area tell that</w:t>
      </w:r>
      <w:r w:rsidR="00411D18" w:rsidRPr="00994EA3">
        <w:t xml:space="preserve"> a good webpage is able to catch the viewers’ attention sequentially to a series of explicit focuses.</w:t>
      </w:r>
      <w:r w:rsidR="00F25D73">
        <w:t xml:space="preserve"> While </w:t>
      </w:r>
      <w:r w:rsidR="00411D18" w:rsidRPr="00994EA3">
        <w:t xml:space="preserve">the LCS index shows that a positive visual appeal a webpage is able to guide the viewers’ eye paths in a way not to a specific </w:t>
      </w:r>
      <w:r w:rsidR="00A83D35">
        <w:t>path</w:t>
      </w:r>
      <w:r w:rsidR="00411D18" w:rsidRPr="00994EA3">
        <w:t xml:space="preserve">, but to a common </w:t>
      </w:r>
      <w:r w:rsidR="003B44D2">
        <w:t>path</w:t>
      </w:r>
      <w:r w:rsidR="00411D18" w:rsidRPr="00994EA3">
        <w:t>.</w:t>
      </w:r>
      <w:r w:rsidR="002A3437">
        <w:t xml:space="preserve"> </w:t>
      </w:r>
      <w:r w:rsidR="00411D18" w:rsidRPr="00994EA3">
        <w:t>Just like people passing through a grass lawn, they may walk in different paths, but there is a common path on which they all pass through.</w:t>
      </w:r>
    </w:p>
    <w:p w:rsidR="00A22978" w:rsidRPr="00994EA3" w:rsidRDefault="00411D18">
      <w:pPr>
        <w:pStyle w:val="2"/>
      </w:pPr>
      <w:r w:rsidRPr="00994EA3">
        <w:rPr>
          <w:rFonts w:hint="eastAsia"/>
        </w:rPr>
        <w:t>Conclusion</w:t>
      </w:r>
      <w:r w:rsidR="00ED552D">
        <w:t>s</w:t>
      </w:r>
      <w:r w:rsidRPr="00994EA3">
        <w:rPr>
          <w:rFonts w:hint="eastAsia"/>
        </w:rPr>
        <w:t>:</w:t>
      </w:r>
    </w:p>
    <w:p w:rsidR="00A22978" w:rsidRPr="00994EA3" w:rsidRDefault="00411D18">
      <w:r w:rsidRPr="00994EA3">
        <w:t>Through the experiment and the analys</w:t>
      </w:r>
      <w:r w:rsidR="00823CD4">
        <w:t>is of the result, we proved the several specific aspects of</w:t>
      </w:r>
      <w:r w:rsidRPr="00994EA3">
        <w:t xml:space="preserve"> EPC,</w:t>
      </w:r>
      <w:r w:rsidR="005B203D">
        <w:t xml:space="preserve"> eye path consistency, being</w:t>
      </w:r>
      <w:r w:rsidRPr="00994EA3">
        <w:t xml:space="preserve"> significantly correlated with visual appeal.</w:t>
      </w:r>
      <w:r w:rsidR="00D82C7D">
        <w:t xml:space="preserve"> </w:t>
      </w:r>
      <w:r w:rsidR="00C4327E">
        <w:t>They are,</w:t>
      </w:r>
      <w:r w:rsidRPr="00994EA3">
        <w:t xml:space="preserve"> the IF (island function) </w:t>
      </w:r>
      <w:r w:rsidR="00135F43">
        <w:t>measuring</w:t>
      </w:r>
      <w:r w:rsidRPr="00994EA3">
        <w:t xml:space="preserve"> the local space-time consistency of fixations, the </w:t>
      </w:r>
      <w:r w:rsidR="001D6155">
        <w:t>heat map chaotic area</w:t>
      </w:r>
      <w:r w:rsidR="00925B2C">
        <w:t xml:space="preserve"> measuring</w:t>
      </w:r>
      <w:r w:rsidRPr="00994EA3">
        <w:t xml:space="preserve"> the </w:t>
      </w:r>
      <w:r w:rsidR="003B0327">
        <w:t xml:space="preserve">proportion of chaotic fixation </w:t>
      </w:r>
      <w:r w:rsidR="008C0CC7">
        <w:t>area</w:t>
      </w:r>
      <w:r w:rsidRPr="00994EA3">
        <w:t xml:space="preserve"> and the LCS value (Longest Common Subsequence) which measures the con</w:t>
      </w:r>
      <w:r w:rsidR="00C455B7">
        <w:t>sistency of the AOI sequences.</w:t>
      </w:r>
    </w:p>
    <w:p w:rsidR="00A22978" w:rsidRPr="00994EA3" w:rsidRDefault="00411D18">
      <w:r w:rsidRPr="00150718">
        <w:rPr>
          <w:highlight w:val="yellow"/>
        </w:rPr>
        <w:t>We give powerful support to the hypothesis that the less uncertainty</w:t>
      </w:r>
      <w:r w:rsidR="00D82C7D" w:rsidRPr="00150718">
        <w:rPr>
          <w:highlight w:val="yellow"/>
        </w:rPr>
        <w:t xml:space="preserve"> </w:t>
      </w:r>
      <w:r w:rsidRPr="00150718">
        <w:rPr>
          <w:highlight w:val="yellow"/>
        </w:rPr>
        <w:t>a visual process has, the better is the visual appeal, also to the Fluency Theory which argued that the easier the visual process is, the better is the visual appeal. According to our research, a good webpage design should have the following features:</w:t>
      </w:r>
      <w:r w:rsidR="009E0F33">
        <w:t xml:space="preserve"> (</w:t>
      </w:r>
      <w:r w:rsidR="009E0F33">
        <w:t>值得商榷</w:t>
      </w:r>
      <w:r w:rsidR="009E0F33">
        <w:t>)</w:t>
      </w:r>
    </w:p>
    <w:p w:rsidR="00A22978" w:rsidRPr="00994EA3" w:rsidRDefault="00411D18">
      <w:pPr>
        <w:pStyle w:val="10"/>
        <w:numPr>
          <w:ilvl w:val="0"/>
          <w:numId w:val="1"/>
        </w:numPr>
        <w:ind w:firstLineChars="0"/>
      </w:pPr>
      <w:r w:rsidRPr="00994EA3">
        <w:rPr>
          <w:rFonts w:hint="eastAsia"/>
        </w:rPr>
        <w:t xml:space="preserve">Being able to </w:t>
      </w:r>
      <w:r w:rsidRPr="00994EA3">
        <w:t>lead the viewers’ attention sequentially to a series of explic</w:t>
      </w:r>
      <w:r w:rsidR="00B86B37">
        <w:t>it focuses in the initial</w:t>
      </w:r>
      <w:r w:rsidR="008304BB">
        <w:t xml:space="preserve"> exposure time</w:t>
      </w:r>
      <w:r w:rsidR="00E07F72">
        <w:t xml:space="preserve"> (in this study, </w:t>
      </w:r>
      <w:r w:rsidR="00263879">
        <w:t xml:space="preserve">about </w:t>
      </w:r>
      <w:r w:rsidR="008101EF">
        <w:t>2100ms</w:t>
      </w:r>
      <w:r w:rsidR="00E07F72">
        <w:t>)</w:t>
      </w:r>
    </w:p>
    <w:p w:rsidR="00A22978" w:rsidRPr="00994EA3" w:rsidRDefault="00411D18">
      <w:pPr>
        <w:pStyle w:val="10"/>
        <w:numPr>
          <w:ilvl w:val="0"/>
          <w:numId w:val="1"/>
        </w:numPr>
        <w:ind w:firstLineChars="0"/>
      </w:pPr>
      <w:r w:rsidRPr="00994EA3">
        <w:t>Being able to guide the viewers’ eye path to a common path (passing throw a series of AOIs sequentially) in the initial seconds.</w:t>
      </w:r>
    </w:p>
    <w:p w:rsidR="00A22978" w:rsidRPr="00994EA3" w:rsidRDefault="00411D18">
      <w:r w:rsidRPr="00994EA3">
        <w:t>We also discovered the probably visual processing behavior of human beings:</w:t>
      </w:r>
    </w:p>
    <w:p w:rsidR="00A22978" w:rsidRPr="00994EA3" w:rsidRDefault="00411D18">
      <w:pPr>
        <w:pStyle w:val="10"/>
        <w:numPr>
          <w:ilvl w:val="0"/>
          <w:numId w:val="1"/>
        </w:numPr>
        <w:ind w:firstLineChars="0"/>
      </w:pPr>
      <w:r w:rsidRPr="00994EA3">
        <w:t xml:space="preserve">In the initial about </w:t>
      </w:r>
      <w:r w:rsidR="009A6765">
        <w:t>4</w:t>
      </w:r>
      <w:r w:rsidRPr="00994EA3">
        <w:t>00ms of the exposure time our eyes are doing a rather random or chaotic probe scanning as a preliminary planning.</w:t>
      </w:r>
    </w:p>
    <w:p w:rsidR="00A22978" w:rsidRPr="00994EA3" w:rsidRDefault="00073040">
      <w:pPr>
        <w:pStyle w:val="10"/>
        <w:numPr>
          <w:ilvl w:val="0"/>
          <w:numId w:val="1"/>
        </w:numPr>
        <w:ind w:firstLineChars="0"/>
      </w:pPr>
      <w:r>
        <w:rPr>
          <w:rFonts w:hint="eastAsia"/>
        </w:rPr>
        <w:t>From about 400ms</w:t>
      </w:r>
      <w:r w:rsidR="00411D18" w:rsidRPr="00994EA3">
        <w:rPr>
          <w:rFonts w:hint="eastAsia"/>
        </w:rPr>
        <w:t xml:space="preserve"> of the exposure time our eyes start switching </w:t>
      </w:r>
      <w:r w:rsidR="00411D18" w:rsidRPr="00994EA3">
        <w:t xml:space="preserve">back and forth </w:t>
      </w:r>
      <w:r w:rsidR="00411D18" w:rsidRPr="00994EA3">
        <w:rPr>
          <w:rFonts w:hint="eastAsia"/>
        </w:rPr>
        <w:t xml:space="preserve">between planning mode and focusing mode </w:t>
      </w:r>
      <w:r w:rsidR="003C7295">
        <w:t xml:space="preserve">alternately </w:t>
      </w:r>
      <w:r w:rsidR="00411D18" w:rsidRPr="00994EA3">
        <w:rPr>
          <w:rFonts w:hint="eastAsia"/>
        </w:rPr>
        <w:t xml:space="preserve">to scan the whole </w:t>
      </w:r>
      <w:r w:rsidR="00411D18" w:rsidRPr="00994EA3">
        <w:t>web</w:t>
      </w:r>
      <w:r w:rsidR="00411D18" w:rsidRPr="00994EA3">
        <w:rPr>
          <w:rFonts w:hint="eastAsia"/>
        </w:rPr>
        <w:t>page.</w:t>
      </w:r>
      <w:r w:rsidR="00F256ED">
        <w:t xml:space="preserve"> </w:t>
      </w:r>
      <w:r w:rsidR="00411D18" w:rsidRPr="00994EA3">
        <w:t xml:space="preserve">This is also the range of time when webpages with good visual appeal can be distinguished from the bad ones through </w:t>
      </w:r>
      <w:r w:rsidR="00C70253">
        <w:t>EPC indexes</w:t>
      </w:r>
      <w:r w:rsidR="00411D18" w:rsidRPr="00994EA3">
        <w:t>.</w:t>
      </w:r>
    </w:p>
    <w:p w:rsidR="001B4444" w:rsidRDefault="0055484D" w:rsidP="001B4444">
      <w:pPr>
        <w:pStyle w:val="10"/>
        <w:numPr>
          <w:ilvl w:val="0"/>
          <w:numId w:val="1"/>
        </w:numPr>
        <w:ind w:firstLineChars="0"/>
      </w:pPr>
      <w:r>
        <w:t xml:space="preserve">The </w:t>
      </w:r>
      <w:r w:rsidR="00411D18" w:rsidRPr="00994EA3">
        <w:t>EPC decreases</w:t>
      </w:r>
      <w:r w:rsidR="00D67A60">
        <w:t xml:space="preserve"> during the exposure</w:t>
      </w:r>
      <w:r w:rsidR="00411D18" w:rsidRPr="00994EA3">
        <w:t>,</w:t>
      </w:r>
      <w:r w:rsidR="00396AB4">
        <w:t xml:space="preserve"> with</w:t>
      </w:r>
      <w:r w:rsidR="00411D18" w:rsidRPr="00994EA3">
        <w:t xml:space="preserve"> individual differences of visual habits</w:t>
      </w:r>
      <w:r w:rsidR="00396AB4">
        <w:t xml:space="preserve"> increase</w:t>
      </w:r>
      <w:r w:rsidR="002607AD">
        <w:t>.</w:t>
      </w:r>
      <w:r w:rsidR="00411D18" w:rsidRPr="00994EA3">
        <w:t xml:space="preserve"> </w:t>
      </w:r>
    </w:p>
    <w:p w:rsidR="00A22978" w:rsidRPr="00994EA3" w:rsidRDefault="00411D18" w:rsidP="00CF6B08">
      <w:pPr>
        <w:pStyle w:val="10"/>
        <w:ind w:firstLineChars="0" w:firstLine="0"/>
      </w:pPr>
      <w:r w:rsidRPr="00994EA3">
        <w:rPr>
          <w:rFonts w:hint="eastAsia"/>
        </w:rPr>
        <w:lastRenderedPageBreak/>
        <w:t xml:space="preserve">The result of the study may have applications </w:t>
      </w:r>
      <w:r w:rsidRPr="00994EA3">
        <w:t xml:space="preserve">on visual theories, design principles and qualification of the visual appeal of webpages. </w:t>
      </w:r>
      <w:r w:rsidR="00C40C44">
        <w:t>S</w:t>
      </w:r>
      <w:r w:rsidRPr="00994EA3">
        <w:t>till</w:t>
      </w:r>
      <w:r w:rsidR="00C40C44">
        <w:t>,</w:t>
      </w:r>
      <w:r w:rsidRPr="00994EA3">
        <w:t xml:space="preserve"> further research is required to thoroughly study the </w:t>
      </w:r>
      <w:r w:rsidR="006A5DA4">
        <w:t xml:space="preserve">relations between </w:t>
      </w:r>
      <w:r w:rsidRPr="00994EA3">
        <w:t>human visual behavior and visual appeal.</w:t>
      </w:r>
    </w:p>
    <w:p w:rsidR="00A22978" w:rsidRPr="00994EA3" w:rsidRDefault="00411D18">
      <w:pPr>
        <w:pStyle w:val="2"/>
      </w:pPr>
      <w:r w:rsidRPr="00994EA3">
        <w:rPr>
          <w:rFonts w:hint="eastAsia"/>
        </w:rPr>
        <w:t>References:</w:t>
      </w:r>
    </w:p>
    <w:p w:rsidR="00A22978" w:rsidRPr="00994EA3" w:rsidRDefault="00A22978"/>
    <w:p w:rsidR="00A22978" w:rsidRPr="00D36964" w:rsidRDefault="00411D18">
      <w:pPr>
        <w:rPr>
          <w:highlight w:val="darkCyan"/>
        </w:rPr>
      </w:pPr>
      <w:r w:rsidRPr="00D36964">
        <w:rPr>
          <w:highlight w:val="darkCyan"/>
        </w:rPr>
        <w:t>C</w:t>
      </w:r>
      <w:r w:rsidRPr="00D36964">
        <w:rPr>
          <w:rFonts w:hint="eastAsia"/>
          <w:highlight w:val="darkCyan"/>
        </w:rPr>
        <w:t>omplexity</w:t>
      </w:r>
    </w:p>
    <w:p w:rsidR="00A22978" w:rsidRPr="00994EA3" w:rsidRDefault="00411D18">
      <w:r w:rsidRPr="00D36964">
        <w:rPr>
          <w:rFonts w:hint="eastAsia"/>
          <w:highlight w:val="darkCyan"/>
        </w:rPr>
        <w:t xml:space="preserve">One </w:t>
      </w:r>
      <w:r w:rsidRPr="00D36964">
        <w:rPr>
          <w:highlight w:val="darkCyan"/>
        </w:rPr>
        <w:t>delicate</w:t>
      </w:r>
      <w:r w:rsidRPr="00D36964">
        <w:rPr>
          <w:rFonts w:hint="eastAsia"/>
          <w:highlight w:val="darkCyan"/>
        </w:rPr>
        <w:t xml:space="preserve"> aspect of the LCS index is that it counts in the complexity of the webpages to some extent. A webpage whose complexity is quite low will generate short AOI sequences (causing by long fixations and noisy fixations which belong to no AOIs), based on which the LCS index is very probably to be high. Though not emphasis in this study, we believe that a </w:t>
      </w:r>
      <w:r w:rsidRPr="00D36964">
        <w:rPr>
          <w:highlight w:val="darkCyan"/>
        </w:rPr>
        <w:t>sufficient</w:t>
      </w:r>
      <w:r w:rsidRPr="00D36964">
        <w:rPr>
          <w:rFonts w:hint="eastAsia"/>
          <w:highlight w:val="darkCyan"/>
        </w:rPr>
        <w:t xml:space="preserve"> complexity is a premise to visual appeal.</w:t>
      </w:r>
      <w:r w:rsidRPr="00994EA3">
        <w:rPr>
          <w:rFonts w:hint="eastAsia"/>
        </w:rPr>
        <w:t xml:space="preserve"> </w:t>
      </w:r>
    </w:p>
    <w:p w:rsidR="00A22978" w:rsidRPr="00994EA3" w:rsidRDefault="00A22978"/>
    <w:sectPr w:rsidR="00A22978" w:rsidRPr="00994E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E0957"/>
    <w:multiLevelType w:val="hybridMultilevel"/>
    <w:tmpl w:val="FE14DACC"/>
    <w:lvl w:ilvl="0" w:tplc="ACC22760">
      <w:start w:val="1"/>
      <w:numFmt w:val="decimal"/>
      <w:lvlText w:val="［%1］"/>
      <w:lvlJc w:val="left"/>
      <w:pPr>
        <w:ind w:left="720" w:hanging="720"/>
      </w:pPr>
      <w:rPr>
        <w:rFonts w:ascii="Calibri" w:hAnsi="Calibri" w:cs="Times New Roman" w:hint="eastAsia"/>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0BD060F"/>
    <w:multiLevelType w:val="multilevel"/>
    <w:tmpl w:val="60BD060F"/>
    <w:lvl w:ilvl="0">
      <w:numFmt w:val="bullet"/>
      <w:lvlText w:val="-"/>
      <w:lvlJc w:val="left"/>
      <w:pPr>
        <w:ind w:left="360" w:hanging="360"/>
      </w:pPr>
      <w:rPr>
        <w:rFonts w:ascii="Calibri" w:eastAsiaTheme="minorEastAsia" w:hAnsi="Calibri" w:cs="Calibri"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d">
    <w15:presenceInfo w15:providerId="None" w15:userId="as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05B95"/>
    <w:rsid w:val="00000D8C"/>
    <w:rsid w:val="00000EBA"/>
    <w:rsid w:val="000011C2"/>
    <w:rsid w:val="000013B7"/>
    <w:rsid w:val="000019B2"/>
    <w:rsid w:val="000022C9"/>
    <w:rsid w:val="00002CAC"/>
    <w:rsid w:val="000030FC"/>
    <w:rsid w:val="000054EE"/>
    <w:rsid w:val="00005EF4"/>
    <w:rsid w:val="00006075"/>
    <w:rsid w:val="000068DE"/>
    <w:rsid w:val="000078C7"/>
    <w:rsid w:val="00007A2A"/>
    <w:rsid w:val="000101C4"/>
    <w:rsid w:val="00010812"/>
    <w:rsid w:val="00010FBF"/>
    <w:rsid w:val="00011B41"/>
    <w:rsid w:val="000122FF"/>
    <w:rsid w:val="000124BE"/>
    <w:rsid w:val="0001286F"/>
    <w:rsid w:val="00012AA0"/>
    <w:rsid w:val="00012DCA"/>
    <w:rsid w:val="00014189"/>
    <w:rsid w:val="00014391"/>
    <w:rsid w:val="00014543"/>
    <w:rsid w:val="00014A13"/>
    <w:rsid w:val="000160C3"/>
    <w:rsid w:val="00016399"/>
    <w:rsid w:val="00016FBA"/>
    <w:rsid w:val="000177CA"/>
    <w:rsid w:val="00017CC1"/>
    <w:rsid w:val="00020071"/>
    <w:rsid w:val="00020247"/>
    <w:rsid w:val="0002030C"/>
    <w:rsid w:val="000211DC"/>
    <w:rsid w:val="00023419"/>
    <w:rsid w:val="0002352C"/>
    <w:rsid w:val="00024963"/>
    <w:rsid w:val="0002513B"/>
    <w:rsid w:val="00025746"/>
    <w:rsid w:val="000267E7"/>
    <w:rsid w:val="00026B07"/>
    <w:rsid w:val="00027213"/>
    <w:rsid w:val="000278C0"/>
    <w:rsid w:val="00027E20"/>
    <w:rsid w:val="00031434"/>
    <w:rsid w:val="000321F0"/>
    <w:rsid w:val="00032808"/>
    <w:rsid w:val="00032FF8"/>
    <w:rsid w:val="0003576A"/>
    <w:rsid w:val="00036A20"/>
    <w:rsid w:val="000402E3"/>
    <w:rsid w:val="00040626"/>
    <w:rsid w:val="0004089E"/>
    <w:rsid w:val="000422EB"/>
    <w:rsid w:val="000425E5"/>
    <w:rsid w:val="00045BA8"/>
    <w:rsid w:val="00046673"/>
    <w:rsid w:val="00047179"/>
    <w:rsid w:val="0004734B"/>
    <w:rsid w:val="00047664"/>
    <w:rsid w:val="000511D8"/>
    <w:rsid w:val="00051B0E"/>
    <w:rsid w:val="00052285"/>
    <w:rsid w:val="0005406F"/>
    <w:rsid w:val="000557DF"/>
    <w:rsid w:val="000575DE"/>
    <w:rsid w:val="00061579"/>
    <w:rsid w:val="00062404"/>
    <w:rsid w:val="00066977"/>
    <w:rsid w:val="000669E9"/>
    <w:rsid w:val="00066A07"/>
    <w:rsid w:val="0006704E"/>
    <w:rsid w:val="00070167"/>
    <w:rsid w:val="00070943"/>
    <w:rsid w:val="00070C51"/>
    <w:rsid w:val="0007214D"/>
    <w:rsid w:val="00072CD1"/>
    <w:rsid w:val="00073040"/>
    <w:rsid w:val="00073B79"/>
    <w:rsid w:val="00073B82"/>
    <w:rsid w:val="00073C6B"/>
    <w:rsid w:val="00074004"/>
    <w:rsid w:val="000743EE"/>
    <w:rsid w:val="000753E4"/>
    <w:rsid w:val="00075DBF"/>
    <w:rsid w:val="00076B79"/>
    <w:rsid w:val="0007789E"/>
    <w:rsid w:val="00077CD0"/>
    <w:rsid w:val="000803E4"/>
    <w:rsid w:val="0008150F"/>
    <w:rsid w:val="00081A44"/>
    <w:rsid w:val="00082DA3"/>
    <w:rsid w:val="00082DEB"/>
    <w:rsid w:val="00083339"/>
    <w:rsid w:val="0008375A"/>
    <w:rsid w:val="00083A26"/>
    <w:rsid w:val="000844F5"/>
    <w:rsid w:val="00084E44"/>
    <w:rsid w:val="00085A62"/>
    <w:rsid w:val="00085EF3"/>
    <w:rsid w:val="00086066"/>
    <w:rsid w:val="00087DB5"/>
    <w:rsid w:val="00090145"/>
    <w:rsid w:val="0009098F"/>
    <w:rsid w:val="00090B17"/>
    <w:rsid w:val="00090ED7"/>
    <w:rsid w:val="00090FEA"/>
    <w:rsid w:val="000919A0"/>
    <w:rsid w:val="00091C06"/>
    <w:rsid w:val="00091D0C"/>
    <w:rsid w:val="00091EA1"/>
    <w:rsid w:val="00091F66"/>
    <w:rsid w:val="000928E6"/>
    <w:rsid w:val="00093273"/>
    <w:rsid w:val="00093FD0"/>
    <w:rsid w:val="000948AC"/>
    <w:rsid w:val="00094BAC"/>
    <w:rsid w:val="00094FB2"/>
    <w:rsid w:val="00095B1B"/>
    <w:rsid w:val="00095D16"/>
    <w:rsid w:val="00096253"/>
    <w:rsid w:val="000A0196"/>
    <w:rsid w:val="000A05BE"/>
    <w:rsid w:val="000A2964"/>
    <w:rsid w:val="000A358C"/>
    <w:rsid w:val="000A36D8"/>
    <w:rsid w:val="000A4860"/>
    <w:rsid w:val="000A4F24"/>
    <w:rsid w:val="000A4FB1"/>
    <w:rsid w:val="000A5A03"/>
    <w:rsid w:val="000A7F6F"/>
    <w:rsid w:val="000B1329"/>
    <w:rsid w:val="000B1697"/>
    <w:rsid w:val="000B169B"/>
    <w:rsid w:val="000B26AD"/>
    <w:rsid w:val="000B2B4D"/>
    <w:rsid w:val="000B3675"/>
    <w:rsid w:val="000B3C84"/>
    <w:rsid w:val="000B4EDB"/>
    <w:rsid w:val="000B627D"/>
    <w:rsid w:val="000B652E"/>
    <w:rsid w:val="000B6B1D"/>
    <w:rsid w:val="000B7F3F"/>
    <w:rsid w:val="000C0021"/>
    <w:rsid w:val="000C11A0"/>
    <w:rsid w:val="000C1920"/>
    <w:rsid w:val="000C199C"/>
    <w:rsid w:val="000C2FAD"/>
    <w:rsid w:val="000C3E02"/>
    <w:rsid w:val="000C5894"/>
    <w:rsid w:val="000C5E4A"/>
    <w:rsid w:val="000C62A4"/>
    <w:rsid w:val="000C653B"/>
    <w:rsid w:val="000C659C"/>
    <w:rsid w:val="000C6808"/>
    <w:rsid w:val="000C747A"/>
    <w:rsid w:val="000C77C8"/>
    <w:rsid w:val="000D0C15"/>
    <w:rsid w:val="000D1451"/>
    <w:rsid w:val="000D1837"/>
    <w:rsid w:val="000D1E92"/>
    <w:rsid w:val="000D3652"/>
    <w:rsid w:val="000D6630"/>
    <w:rsid w:val="000D6C43"/>
    <w:rsid w:val="000D6EDD"/>
    <w:rsid w:val="000D7170"/>
    <w:rsid w:val="000D7CF2"/>
    <w:rsid w:val="000E0163"/>
    <w:rsid w:val="000E10D5"/>
    <w:rsid w:val="000E1394"/>
    <w:rsid w:val="000E1464"/>
    <w:rsid w:val="000E1E32"/>
    <w:rsid w:val="000E4205"/>
    <w:rsid w:val="000E5BAF"/>
    <w:rsid w:val="000E626D"/>
    <w:rsid w:val="000E65E5"/>
    <w:rsid w:val="000E6682"/>
    <w:rsid w:val="000E66BE"/>
    <w:rsid w:val="000E7779"/>
    <w:rsid w:val="000F045C"/>
    <w:rsid w:val="000F1373"/>
    <w:rsid w:val="000F15FA"/>
    <w:rsid w:val="000F2993"/>
    <w:rsid w:val="000F2A76"/>
    <w:rsid w:val="000F42F3"/>
    <w:rsid w:val="000F4583"/>
    <w:rsid w:val="000F5849"/>
    <w:rsid w:val="000F6450"/>
    <w:rsid w:val="000F675F"/>
    <w:rsid w:val="000F6BC3"/>
    <w:rsid w:val="000F73EA"/>
    <w:rsid w:val="000F771B"/>
    <w:rsid w:val="000F7A90"/>
    <w:rsid w:val="000F7B66"/>
    <w:rsid w:val="0010066A"/>
    <w:rsid w:val="00100DCD"/>
    <w:rsid w:val="0010106E"/>
    <w:rsid w:val="0010110A"/>
    <w:rsid w:val="00103B54"/>
    <w:rsid w:val="00103E5A"/>
    <w:rsid w:val="001051BE"/>
    <w:rsid w:val="00105818"/>
    <w:rsid w:val="00106FB7"/>
    <w:rsid w:val="00110066"/>
    <w:rsid w:val="00111BD4"/>
    <w:rsid w:val="00112108"/>
    <w:rsid w:val="0011272C"/>
    <w:rsid w:val="00113162"/>
    <w:rsid w:val="00113A40"/>
    <w:rsid w:val="001148BE"/>
    <w:rsid w:val="00114CA8"/>
    <w:rsid w:val="001150A7"/>
    <w:rsid w:val="0011572C"/>
    <w:rsid w:val="00115A53"/>
    <w:rsid w:val="00116015"/>
    <w:rsid w:val="001168FB"/>
    <w:rsid w:val="00116F2F"/>
    <w:rsid w:val="0011766B"/>
    <w:rsid w:val="00117B17"/>
    <w:rsid w:val="00121FC5"/>
    <w:rsid w:val="001242FA"/>
    <w:rsid w:val="00124A6E"/>
    <w:rsid w:val="0012587B"/>
    <w:rsid w:val="00125A3F"/>
    <w:rsid w:val="00125B2A"/>
    <w:rsid w:val="0012610B"/>
    <w:rsid w:val="00126127"/>
    <w:rsid w:val="00126F13"/>
    <w:rsid w:val="0012710C"/>
    <w:rsid w:val="00127A90"/>
    <w:rsid w:val="00130A7D"/>
    <w:rsid w:val="0013119B"/>
    <w:rsid w:val="00131FFA"/>
    <w:rsid w:val="00134692"/>
    <w:rsid w:val="00135365"/>
    <w:rsid w:val="001354E4"/>
    <w:rsid w:val="00135D5F"/>
    <w:rsid w:val="00135F43"/>
    <w:rsid w:val="00136898"/>
    <w:rsid w:val="00137058"/>
    <w:rsid w:val="001375E1"/>
    <w:rsid w:val="001379C8"/>
    <w:rsid w:val="00140C4A"/>
    <w:rsid w:val="001416A0"/>
    <w:rsid w:val="00143217"/>
    <w:rsid w:val="00143F20"/>
    <w:rsid w:val="00144048"/>
    <w:rsid w:val="001440F5"/>
    <w:rsid w:val="00144837"/>
    <w:rsid w:val="001456D4"/>
    <w:rsid w:val="00146955"/>
    <w:rsid w:val="00147E39"/>
    <w:rsid w:val="00150718"/>
    <w:rsid w:val="00150906"/>
    <w:rsid w:val="00151357"/>
    <w:rsid w:val="0015199F"/>
    <w:rsid w:val="00151D1C"/>
    <w:rsid w:val="00153141"/>
    <w:rsid w:val="00153CF9"/>
    <w:rsid w:val="00154117"/>
    <w:rsid w:val="00155E53"/>
    <w:rsid w:val="00156461"/>
    <w:rsid w:val="001577F9"/>
    <w:rsid w:val="001579FC"/>
    <w:rsid w:val="00157C9F"/>
    <w:rsid w:val="00160463"/>
    <w:rsid w:val="001612EE"/>
    <w:rsid w:val="00161AE7"/>
    <w:rsid w:val="00162B56"/>
    <w:rsid w:val="0016314D"/>
    <w:rsid w:val="00164D72"/>
    <w:rsid w:val="00166701"/>
    <w:rsid w:val="001670C5"/>
    <w:rsid w:val="001706EB"/>
    <w:rsid w:val="00171254"/>
    <w:rsid w:val="001714CA"/>
    <w:rsid w:val="001715C8"/>
    <w:rsid w:val="001721EB"/>
    <w:rsid w:val="0017249D"/>
    <w:rsid w:val="001734AA"/>
    <w:rsid w:val="0017456C"/>
    <w:rsid w:val="00175A5D"/>
    <w:rsid w:val="001767D5"/>
    <w:rsid w:val="0017773A"/>
    <w:rsid w:val="001777B2"/>
    <w:rsid w:val="0017790D"/>
    <w:rsid w:val="00177E70"/>
    <w:rsid w:val="001805D9"/>
    <w:rsid w:val="00180E32"/>
    <w:rsid w:val="00180EFD"/>
    <w:rsid w:val="00183E34"/>
    <w:rsid w:val="00184655"/>
    <w:rsid w:val="001857BF"/>
    <w:rsid w:val="0018639C"/>
    <w:rsid w:val="00186B3E"/>
    <w:rsid w:val="00186C63"/>
    <w:rsid w:val="001873F2"/>
    <w:rsid w:val="00187EAD"/>
    <w:rsid w:val="001900B7"/>
    <w:rsid w:val="00191930"/>
    <w:rsid w:val="001932CD"/>
    <w:rsid w:val="001944C9"/>
    <w:rsid w:val="00194632"/>
    <w:rsid w:val="0019595F"/>
    <w:rsid w:val="001960AF"/>
    <w:rsid w:val="00196937"/>
    <w:rsid w:val="00196A4F"/>
    <w:rsid w:val="00196F1F"/>
    <w:rsid w:val="001A130E"/>
    <w:rsid w:val="001A1A01"/>
    <w:rsid w:val="001A2277"/>
    <w:rsid w:val="001A2582"/>
    <w:rsid w:val="001A389F"/>
    <w:rsid w:val="001A3CE4"/>
    <w:rsid w:val="001A4373"/>
    <w:rsid w:val="001A43F3"/>
    <w:rsid w:val="001A50B3"/>
    <w:rsid w:val="001A6EA8"/>
    <w:rsid w:val="001B038B"/>
    <w:rsid w:val="001B139F"/>
    <w:rsid w:val="001B2417"/>
    <w:rsid w:val="001B2834"/>
    <w:rsid w:val="001B2A33"/>
    <w:rsid w:val="001B2C4B"/>
    <w:rsid w:val="001B413E"/>
    <w:rsid w:val="001B4281"/>
    <w:rsid w:val="001B4444"/>
    <w:rsid w:val="001B5D36"/>
    <w:rsid w:val="001B62AD"/>
    <w:rsid w:val="001B6ADB"/>
    <w:rsid w:val="001B7171"/>
    <w:rsid w:val="001B7A58"/>
    <w:rsid w:val="001C07A2"/>
    <w:rsid w:val="001C0A58"/>
    <w:rsid w:val="001C0F80"/>
    <w:rsid w:val="001C1648"/>
    <w:rsid w:val="001C1E6F"/>
    <w:rsid w:val="001C21F2"/>
    <w:rsid w:val="001C24D0"/>
    <w:rsid w:val="001C3451"/>
    <w:rsid w:val="001C3995"/>
    <w:rsid w:val="001C39C4"/>
    <w:rsid w:val="001C3CA6"/>
    <w:rsid w:val="001C4BD9"/>
    <w:rsid w:val="001C58E0"/>
    <w:rsid w:val="001C592A"/>
    <w:rsid w:val="001C5D99"/>
    <w:rsid w:val="001C64E1"/>
    <w:rsid w:val="001C6EC9"/>
    <w:rsid w:val="001C79DC"/>
    <w:rsid w:val="001D0C11"/>
    <w:rsid w:val="001D0FF0"/>
    <w:rsid w:val="001D1448"/>
    <w:rsid w:val="001D1F4B"/>
    <w:rsid w:val="001D253E"/>
    <w:rsid w:val="001D2729"/>
    <w:rsid w:val="001D3371"/>
    <w:rsid w:val="001D4702"/>
    <w:rsid w:val="001D4F56"/>
    <w:rsid w:val="001D4FAA"/>
    <w:rsid w:val="001D56BC"/>
    <w:rsid w:val="001D5B7C"/>
    <w:rsid w:val="001D60C1"/>
    <w:rsid w:val="001D6155"/>
    <w:rsid w:val="001D66C9"/>
    <w:rsid w:val="001D68FF"/>
    <w:rsid w:val="001D73FF"/>
    <w:rsid w:val="001E04C0"/>
    <w:rsid w:val="001E06B9"/>
    <w:rsid w:val="001E0716"/>
    <w:rsid w:val="001E176D"/>
    <w:rsid w:val="001E234E"/>
    <w:rsid w:val="001E363C"/>
    <w:rsid w:val="001E40B5"/>
    <w:rsid w:val="001E410D"/>
    <w:rsid w:val="001E4700"/>
    <w:rsid w:val="001E4E54"/>
    <w:rsid w:val="001E5057"/>
    <w:rsid w:val="001E520C"/>
    <w:rsid w:val="001E57D0"/>
    <w:rsid w:val="001E5A28"/>
    <w:rsid w:val="001E5BDE"/>
    <w:rsid w:val="001E70F5"/>
    <w:rsid w:val="001E79E3"/>
    <w:rsid w:val="001E7B7C"/>
    <w:rsid w:val="001E7DEC"/>
    <w:rsid w:val="001F2A7E"/>
    <w:rsid w:val="001F302C"/>
    <w:rsid w:val="001F440C"/>
    <w:rsid w:val="001F4518"/>
    <w:rsid w:val="001F4E42"/>
    <w:rsid w:val="001F5700"/>
    <w:rsid w:val="001F5CDD"/>
    <w:rsid w:val="001F6131"/>
    <w:rsid w:val="001F63DF"/>
    <w:rsid w:val="001F72B8"/>
    <w:rsid w:val="001F7FE6"/>
    <w:rsid w:val="002009E9"/>
    <w:rsid w:val="00200B11"/>
    <w:rsid w:val="00200CDA"/>
    <w:rsid w:val="00201BCD"/>
    <w:rsid w:val="00203F12"/>
    <w:rsid w:val="00204486"/>
    <w:rsid w:val="002048C7"/>
    <w:rsid w:val="00205128"/>
    <w:rsid w:val="0020669C"/>
    <w:rsid w:val="00207C24"/>
    <w:rsid w:val="002109C4"/>
    <w:rsid w:val="00212388"/>
    <w:rsid w:val="002133C5"/>
    <w:rsid w:val="00214218"/>
    <w:rsid w:val="00216304"/>
    <w:rsid w:val="002163F7"/>
    <w:rsid w:val="00217748"/>
    <w:rsid w:val="00217D18"/>
    <w:rsid w:val="00220BB0"/>
    <w:rsid w:val="00220CBF"/>
    <w:rsid w:val="00220E6D"/>
    <w:rsid w:val="00221308"/>
    <w:rsid w:val="002239FA"/>
    <w:rsid w:val="00223BC4"/>
    <w:rsid w:val="00224DD3"/>
    <w:rsid w:val="00224DD4"/>
    <w:rsid w:val="00225287"/>
    <w:rsid w:val="002252B5"/>
    <w:rsid w:val="002259DB"/>
    <w:rsid w:val="002316C0"/>
    <w:rsid w:val="00232EB9"/>
    <w:rsid w:val="00232FCA"/>
    <w:rsid w:val="0023322A"/>
    <w:rsid w:val="002336A8"/>
    <w:rsid w:val="002343A3"/>
    <w:rsid w:val="00234686"/>
    <w:rsid w:val="002359DA"/>
    <w:rsid w:val="00235C20"/>
    <w:rsid w:val="002361D0"/>
    <w:rsid w:val="002370B4"/>
    <w:rsid w:val="00237DE3"/>
    <w:rsid w:val="0024006B"/>
    <w:rsid w:val="00240590"/>
    <w:rsid w:val="0024125A"/>
    <w:rsid w:val="00242901"/>
    <w:rsid w:val="00243040"/>
    <w:rsid w:val="00244C2E"/>
    <w:rsid w:val="0024574D"/>
    <w:rsid w:val="00245A64"/>
    <w:rsid w:val="00247279"/>
    <w:rsid w:val="00250A4B"/>
    <w:rsid w:val="002510D5"/>
    <w:rsid w:val="002525D8"/>
    <w:rsid w:val="00252687"/>
    <w:rsid w:val="002531D4"/>
    <w:rsid w:val="00253427"/>
    <w:rsid w:val="00254EED"/>
    <w:rsid w:val="00255C1F"/>
    <w:rsid w:val="00256135"/>
    <w:rsid w:val="00256DC2"/>
    <w:rsid w:val="00257406"/>
    <w:rsid w:val="002607AD"/>
    <w:rsid w:val="00261DBB"/>
    <w:rsid w:val="00262065"/>
    <w:rsid w:val="002628AC"/>
    <w:rsid w:val="00263879"/>
    <w:rsid w:val="00263B4D"/>
    <w:rsid w:val="00263E29"/>
    <w:rsid w:val="002647AB"/>
    <w:rsid w:val="00265B04"/>
    <w:rsid w:val="00266DF4"/>
    <w:rsid w:val="00266E9A"/>
    <w:rsid w:val="00267C2E"/>
    <w:rsid w:val="00270C50"/>
    <w:rsid w:val="002721C6"/>
    <w:rsid w:val="002728F4"/>
    <w:rsid w:val="00272BCB"/>
    <w:rsid w:val="00273A39"/>
    <w:rsid w:val="00273ADA"/>
    <w:rsid w:val="00274767"/>
    <w:rsid w:val="0027491D"/>
    <w:rsid w:val="002752ED"/>
    <w:rsid w:val="00275CF1"/>
    <w:rsid w:val="00275E0E"/>
    <w:rsid w:val="00276253"/>
    <w:rsid w:val="00277085"/>
    <w:rsid w:val="00277996"/>
    <w:rsid w:val="00277A41"/>
    <w:rsid w:val="002802A0"/>
    <w:rsid w:val="00280AB8"/>
    <w:rsid w:val="00281925"/>
    <w:rsid w:val="00282557"/>
    <w:rsid w:val="00282BDD"/>
    <w:rsid w:val="002830EA"/>
    <w:rsid w:val="0028313E"/>
    <w:rsid w:val="002855E1"/>
    <w:rsid w:val="00287984"/>
    <w:rsid w:val="00287C39"/>
    <w:rsid w:val="00287E18"/>
    <w:rsid w:val="00290BD0"/>
    <w:rsid w:val="00291BBC"/>
    <w:rsid w:val="0029210E"/>
    <w:rsid w:val="002933AD"/>
    <w:rsid w:val="00293592"/>
    <w:rsid w:val="002948D8"/>
    <w:rsid w:val="00294C7F"/>
    <w:rsid w:val="00294FC8"/>
    <w:rsid w:val="00295299"/>
    <w:rsid w:val="00295630"/>
    <w:rsid w:val="002961CD"/>
    <w:rsid w:val="00296646"/>
    <w:rsid w:val="00296C37"/>
    <w:rsid w:val="00296CCD"/>
    <w:rsid w:val="00297F65"/>
    <w:rsid w:val="002A04E3"/>
    <w:rsid w:val="002A10E2"/>
    <w:rsid w:val="002A132C"/>
    <w:rsid w:val="002A1440"/>
    <w:rsid w:val="002A3437"/>
    <w:rsid w:val="002A48AA"/>
    <w:rsid w:val="002A55C7"/>
    <w:rsid w:val="002A7A92"/>
    <w:rsid w:val="002B00D9"/>
    <w:rsid w:val="002B031F"/>
    <w:rsid w:val="002B13B5"/>
    <w:rsid w:val="002B1AC7"/>
    <w:rsid w:val="002B1EBE"/>
    <w:rsid w:val="002B295B"/>
    <w:rsid w:val="002B2B16"/>
    <w:rsid w:val="002B469C"/>
    <w:rsid w:val="002B535E"/>
    <w:rsid w:val="002B5982"/>
    <w:rsid w:val="002B61EE"/>
    <w:rsid w:val="002B634F"/>
    <w:rsid w:val="002B790F"/>
    <w:rsid w:val="002C178A"/>
    <w:rsid w:val="002C1F49"/>
    <w:rsid w:val="002C2570"/>
    <w:rsid w:val="002C27BC"/>
    <w:rsid w:val="002C2812"/>
    <w:rsid w:val="002C4065"/>
    <w:rsid w:val="002C445E"/>
    <w:rsid w:val="002C44E2"/>
    <w:rsid w:val="002C4BF5"/>
    <w:rsid w:val="002C5DBB"/>
    <w:rsid w:val="002C66AB"/>
    <w:rsid w:val="002C6DEE"/>
    <w:rsid w:val="002C70C2"/>
    <w:rsid w:val="002C7434"/>
    <w:rsid w:val="002C77A3"/>
    <w:rsid w:val="002C7BBF"/>
    <w:rsid w:val="002D0CAD"/>
    <w:rsid w:val="002D14AF"/>
    <w:rsid w:val="002D1A31"/>
    <w:rsid w:val="002D1D19"/>
    <w:rsid w:val="002D1F41"/>
    <w:rsid w:val="002D1F6B"/>
    <w:rsid w:val="002D1F94"/>
    <w:rsid w:val="002D32A6"/>
    <w:rsid w:val="002D388E"/>
    <w:rsid w:val="002D3FBB"/>
    <w:rsid w:val="002D4100"/>
    <w:rsid w:val="002D43F0"/>
    <w:rsid w:val="002D4495"/>
    <w:rsid w:val="002D4C4F"/>
    <w:rsid w:val="002D4E60"/>
    <w:rsid w:val="002D69ED"/>
    <w:rsid w:val="002D6A5A"/>
    <w:rsid w:val="002D7333"/>
    <w:rsid w:val="002E08BB"/>
    <w:rsid w:val="002E0A52"/>
    <w:rsid w:val="002E0C05"/>
    <w:rsid w:val="002E251E"/>
    <w:rsid w:val="002E2E94"/>
    <w:rsid w:val="002E35EC"/>
    <w:rsid w:val="002E3C9A"/>
    <w:rsid w:val="002E40DF"/>
    <w:rsid w:val="002E4C3E"/>
    <w:rsid w:val="002E52CE"/>
    <w:rsid w:val="002E557A"/>
    <w:rsid w:val="002E69FE"/>
    <w:rsid w:val="002E6C1F"/>
    <w:rsid w:val="002F07A0"/>
    <w:rsid w:val="002F0993"/>
    <w:rsid w:val="002F0B9E"/>
    <w:rsid w:val="002F0FB5"/>
    <w:rsid w:val="002F1A42"/>
    <w:rsid w:val="002F1DB2"/>
    <w:rsid w:val="002F1E10"/>
    <w:rsid w:val="002F404B"/>
    <w:rsid w:val="002F49AA"/>
    <w:rsid w:val="002F68A3"/>
    <w:rsid w:val="002F6AE1"/>
    <w:rsid w:val="00300862"/>
    <w:rsid w:val="0030086A"/>
    <w:rsid w:val="00300ACC"/>
    <w:rsid w:val="00300B63"/>
    <w:rsid w:val="00301295"/>
    <w:rsid w:val="003015FF"/>
    <w:rsid w:val="00301F10"/>
    <w:rsid w:val="00303DEA"/>
    <w:rsid w:val="00304736"/>
    <w:rsid w:val="003047B3"/>
    <w:rsid w:val="00305529"/>
    <w:rsid w:val="00306554"/>
    <w:rsid w:val="00306DB1"/>
    <w:rsid w:val="003076D2"/>
    <w:rsid w:val="00310214"/>
    <w:rsid w:val="003107F5"/>
    <w:rsid w:val="00310E52"/>
    <w:rsid w:val="003116BC"/>
    <w:rsid w:val="003117C6"/>
    <w:rsid w:val="003118C5"/>
    <w:rsid w:val="003130BD"/>
    <w:rsid w:val="003139F4"/>
    <w:rsid w:val="0031418D"/>
    <w:rsid w:val="00314382"/>
    <w:rsid w:val="003143D7"/>
    <w:rsid w:val="00314CAF"/>
    <w:rsid w:val="0031577D"/>
    <w:rsid w:val="00316242"/>
    <w:rsid w:val="003170E0"/>
    <w:rsid w:val="00317212"/>
    <w:rsid w:val="003174A3"/>
    <w:rsid w:val="00317858"/>
    <w:rsid w:val="0032055B"/>
    <w:rsid w:val="00321DC4"/>
    <w:rsid w:val="003224E4"/>
    <w:rsid w:val="00322857"/>
    <w:rsid w:val="0032358C"/>
    <w:rsid w:val="00323700"/>
    <w:rsid w:val="00323EF1"/>
    <w:rsid w:val="0032466D"/>
    <w:rsid w:val="00324CB1"/>
    <w:rsid w:val="00324F76"/>
    <w:rsid w:val="00325FE0"/>
    <w:rsid w:val="00326180"/>
    <w:rsid w:val="00326263"/>
    <w:rsid w:val="003264AA"/>
    <w:rsid w:val="003268FD"/>
    <w:rsid w:val="00327F7E"/>
    <w:rsid w:val="0033061C"/>
    <w:rsid w:val="00332EFB"/>
    <w:rsid w:val="003336CF"/>
    <w:rsid w:val="00333C1B"/>
    <w:rsid w:val="00333D8A"/>
    <w:rsid w:val="00334730"/>
    <w:rsid w:val="003351FB"/>
    <w:rsid w:val="003357E7"/>
    <w:rsid w:val="00335A01"/>
    <w:rsid w:val="003365CD"/>
    <w:rsid w:val="00340094"/>
    <w:rsid w:val="0034196E"/>
    <w:rsid w:val="00342C99"/>
    <w:rsid w:val="003436BC"/>
    <w:rsid w:val="00344597"/>
    <w:rsid w:val="00345232"/>
    <w:rsid w:val="00346411"/>
    <w:rsid w:val="00346C68"/>
    <w:rsid w:val="00346D3B"/>
    <w:rsid w:val="00350C8A"/>
    <w:rsid w:val="00352C64"/>
    <w:rsid w:val="00353572"/>
    <w:rsid w:val="00355E28"/>
    <w:rsid w:val="00356424"/>
    <w:rsid w:val="00356A5F"/>
    <w:rsid w:val="00356AF4"/>
    <w:rsid w:val="00356DA9"/>
    <w:rsid w:val="00357EF1"/>
    <w:rsid w:val="00360177"/>
    <w:rsid w:val="003603AA"/>
    <w:rsid w:val="00361302"/>
    <w:rsid w:val="0036192B"/>
    <w:rsid w:val="003623A0"/>
    <w:rsid w:val="003623CA"/>
    <w:rsid w:val="00363C76"/>
    <w:rsid w:val="003642D0"/>
    <w:rsid w:val="0036462B"/>
    <w:rsid w:val="0036641D"/>
    <w:rsid w:val="00366D53"/>
    <w:rsid w:val="00367278"/>
    <w:rsid w:val="0036758A"/>
    <w:rsid w:val="003707FA"/>
    <w:rsid w:val="0037089C"/>
    <w:rsid w:val="00370A28"/>
    <w:rsid w:val="00370C1E"/>
    <w:rsid w:val="00370CF2"/>
    <w:rsid w:val="0037113B"/>
    <w:rsid w:val="0037255A"/>
    <w:rsid w:val="00372D45"/>
    <w:rsid w:val="00372D86"/>
    <w:rsid w:val="00373819"/>
    <w:rsid w:val="0037437F"/>
    <w:rsid w:val="00375D7B"/>
    <w:rsid w:val="003762B8"/>
    <w:rsid w:val="00377132"/>
    <w:rsid w:val="00377416"/>
    <w:rsid w:val="0038042F"/>
    <w:rsid w:val="0038167D"/>
    <w:rsid w:val="00381731"/>
    <w:rsid w:val="0038194F"/>
    <w:rsid w:val="00382CDA"/>
    <w:rsid w:val="00383550"/>
    <w:rsid w:val="00383896"/>
    <w:rsid w:val="00385888"/>
    <w:rsid w:val="003860C6"/>
    <w:rsid w:val="0038626F"/>
    <w:rsid w:val="0038638D"/>
    <w:rsid w:val="0038641D"/>
    <w:rsid w:val="003867FA"/>
    <w:rsid w:val="00387E9B"/>
    <w:rsid w:val="00390B53"/>
    <w:rsid w:val="00391323"/>
    <w:rsid w:val="003913C5"/>
    <w:rsid w:val="003918C0"/>
    <w:rsid w:val="00391F11"/>
    <w:rsid w:val="0039224D"/>
    <w:rsid w:val="003937E5"/>
    <w:rsid w:val="00393ACA"/>
    <w:rsid w:val="00393D50"/>
    <w:rsid w:val="003946A4"/>
    <w:rsid w:val="00395EAA"/>
    <w:rsid w:val="0039653E"/>
    <w:rsid w:val="00396AB4"/>
    <w:rsid w:val="003973F5"/>
    <w:rsid w:val="003A0DFA"/>
    <w:rsid w:val="003A20C1"/>
    <w:rsid w:val="003A2653"/>
    <w:rsid w:val="003A2D34"/>
    <w:rsid w:val="003A2E8A"/>
    <w:rsid w:val="003A45C0"/>
    <w:rsid w:val="003A4ED6"/>
    <w:rsid w:val="003A6151"/>
    <w:rsid w:val="003A631E"/>
    <w:rsid w:val="003B0327"/>
    <w:rsid w:val="003B047B"/>
    <w:rsid w:val="003B0B44"/>
    <w:rsid w:val="003B112C"/>
    <w:rsid w:val="003B1CD7"/>
    <w:rsid w:val="003B1FFD"/>
    <w:rsid w:val="003B2002"/>
    <w:rsid w:val="003B22E1"/>
    <w:rsid w:val="003B2705"/>
    <w:rsid w:val="003B2759"/>
    <w:rsid w:val="003B2D62"/>
    <w:rsid w:val="003B308D"/>
    <w:rsid w:val="003B3156"/>
    <w:rsid w:val="003B36A9"/>
    <w:rsid w:val="003B43E5"/>
    <w:rsid w:val="003B44D2"/>
    <w:rsid w:val="003B4630"/>
    <w:rsid w:val="003B6163"/>
    <w:rsid w:val="003B6D01"/>
    <w:rsid w:val="003C01BA"/>
    <w:rsid w:val="003C09D5"/>
    <w:rsid w:val="003C0C2D"/>
    <w:rsid w:val="003C0DBE"/>
    <w:rsid w:val="003C1903"/>
    <w:rsid w:val="003C2B6B"/>
    <w:rsid w:val="003C3FAF"/>
    <w:rsid w:val="003C43B1"/>
    <w:rsid w:val="003C5754"/>
    <w:rsid w:val="003C6696"/>
    <w:rsid w:val="003C712A"/>
    <w:rsid w:val="003C7213"/>
    <w:rsid w:val="003C7295"/>
    <w:rsid w:val="003C7554"/>
    <w:rsid w:val="003C79DC"/>
    <w:rsid w:val="003D0BFC"/>
    <w:rsid w:val="003D16E2"/>
    <w:rsid w:val="003D1D8B"/>
    <w:rsid w:val="003D260E"/>
    <w:rsid w:val="003D2EF3"/>
    <w:rsid w:val="003D4110"/>
    <w:rsid w:val="003D5388"/>
    <w:rsid w:val="003D5B5B"/>
    <w:rsid w:val="003D65F0"/>
    <w:rsid w:val="003D79E3"/>
    <w:rsid w:val="003E046F"/>
    <w:rsid w:val="003E1A5C"/>
    <w:rsid w:val="003E1D99"/>
    <w:rsid w:val="003E366C"/>
    <w:rsid w:val="003E42EF"/>
    <w:rsid w:val="003E4DE2"/>
    <w:rsid w:val="003E5221"/>
    <w:rsid w:val="003E55C8"/>
    <w:rsid w:val="003E5D87"/>
    <w:rsid w:val="003E6C79"/>
    <w:rsid w:val="003E7291"/>
    <w:rsid w:val="003E7580"/>
    <w:rsid w:val="003F011B"/>
    <w:rsid w:val="003F0256"/>
    <w:rsid w:val="003F14FF"/>
    <w:rsid w:val="003F178A"/>
    <w:rsid w:val="003F2F25"/>
    <w:rsid w:val="003F333C"/>
    <w:rsid w:val="003F342E"/>
    <w:rsid w:val="003F3CFC"/>
    <w:rsid w:val="003F3D62"/>
    <w:rsid w:val="003F44E7"/>
    <w:rsid w:val="003F525C"/>
    <w:rsid w:val="003F53C1"/>
    <w:rsid w:val="003F5A57"/>
    <w:rsid w:val="003F6BAB"/>
    <w:rsid w:val="003F7B74"/>
    <w:rsid w:val="003F7D05"/>
    <w:rsid w:val="00400291"/>
    <w:rsid w:val="00400469"/>
    <w:rsid w:val="004004E5"/>
    <w:rsid w:val="00400841"/>
    <w:rsid w:val="004008AD"/>
    <w:rsid w:val="00400CD9"/>
    <w:rsid w:val="004010FF"/>
    <w:rsid w:val="00401714"/>
    <w:rsid w:val="00401ECF"/>
    <w:rsid w:val="004026D8"/>
    <w:rsid w:val="00402C97"/>
    <w:rsid w:val="00402E4A"/>
    <w:rsid w:val="00402E61"/>
    <w:rsid w:val="004034D4"/>
    <w:rsid w:val="00403C67"/>
    <w:rsid w:val="0040480B"/>
    <w:rsid w:val="00406480"/>
    <w:rsid w:val="0040679E"/>
    <w:rsid w:val="00406AF0"/>
    <w:rsid w:val="004072B1"/>
    <w:rsid w:val="00410929"/>
    <w:rsid w:val="00410D75"/>
    <w:rsid w:val="00411D18"/>
    <w:rsid w:val="00412767"/>
    <w:rsid w:val="00412C30"/>
    <w:rsid w:val="00413607"/>
    <w:rsid w:val="004155E1"/>
    <w:rsid w:val="004155E7"/>
    <w:rsid w:val="00415A91"/>
    <w:rsid w:val="00415DCD"/>
    <w:rsid w:val="00415FD6"/>
    <w:rsid w:val="00416059"/>
    <w:rsid w:val="00416CA6"/>
    <w:rsid w:val="00416F07"/>
    <w:rsid w:val="00417863"/>
    <w:rsid w:val="00417897"/>
    <w:rsid w:val="00417C88"/>
    <w:rsid w:val="00417F6D"/>
    <w:rsid w:val="00420114"/>
    <w:rsid w:val="0042143C"/>
    <w:rsid w:val="004216A6"/>
    <w:rsid w:val="00421F68"/>
    <w:rsid w:val="00424B75"/>
    <w:rsid w:val="00424D30"/>
    <w:rsid w:val="004257A0"/>
    <w:rsid w:val="00426286"/>
    <w:rsid w:val="00426B19"/>
    <w:rsid w:val="00426DB2"/>
    <w:rsid w:val="00426F9B"/>
    <w:rsid w:val="00427BDD"/>
    <w:rsid w:val="00427EB6"/>
    <w:rsid w:val="00431BB8"/>
    <w:rsid w:val="00431EA3"/>
    <w:rsid w:val="00432043"/>
    <w:rsid w:val="00433234"/>
    <w:rsid w:val="00433593"/>
    <w:rsid w:val="00434870"/>
    <w:rsid w:val="004349A1"/>
    <w:rsid w:val="00435D24"/>
    <w:rsid w:val="004360C7"/>
    <w:rsid w:val="00436170"/>
    <w:rsid w:val="00436BBD"/>
    <w:rsid w:val="00436E9B"/>
    <w:rsid w:val="004371C4"/>
    <w:rsid w:val="00437DB7"/>
    <w:rsid w:val="00437ED8"/>
    <w:rsid w:val="004400A9"/>
    <w:rsid w:val="004401DF"/>
    <w:rsid w:val="00440E6B"/>
    <w:rsid w:val="00441238"/>
    <w:rsid w:val="0044354F"/>
    <w:rsid w:val="004448E4"/>
    <w:rsid w:val="004453AA"/>
    <w:rsid w:val="0044561A"/>
    <w:rsid w:val="00445AEE"/>
    <w:rsid w:val="00445D32"/>
    <w:rsid w:val="004460FB"/>
    <w:rsid w:val="00447A3D"/>
    <w:rsid w:val="00450389"/>
    <w:rsid w:val="00450FF1"/>
    <w:rsid w:val="004511C4"/>
    <w:rsid w:val="00451B10"/>
    <w:rsid w:val="00452172"/>
    <w:rsid w:val="0045349C"/>
    <w:rsid w:val="00453D43"/>
    <w:rsid w:val="00454062"/>
    <w:rsid w:val="0045461C"/>
    <w:rsid w:val="004569AD"/>
    <w:rsid w:val="00456F91"/>
    <w:rsid w:val="00457316"/>
    <w:rsid w:val="004574DA"/>
    <w:rsid w:val="004607D5"/>
    <w:rsid w:val="00461504"/>
    <w:rsid w:val="00463C8A"/>
    <w:rsid w:val="00464090"/>
    <w:rsid w:val="004648B4"/>
    <w:rsid w:val="00464D68"/>
    <w:rsid w:val="004656B3"/>
    <w:rsid w:val="004657A2"/>
    <w:rsid w:val="00465D21"/>
    <w:rsid w:val="00465E53"/>
    <w:rsid w:val="00465EE8"/>
    <w:rsid w:val="00465FEE"/>
    <w:rsid w:val="00466400"/>
    <w:rsid w:val="0046640E"/>
    <w:rsid w:val="00466A23"/>
    <w:rsid w:val="004675BE"/>
    <w:rsid w:val="00467D01"/>
    <w:rsid w:val="00470A05"/>
    <w:rsid w:val="00470A86"/>
    <w:rsid w:val="00470C1E"/>
    <w:rsid w:val="00470C7F"/>
    <w:rsid w:val="004710FE"/>
    <w:rsid w:val="0047189E"/>
    <w:rsid w:val="00471BCE"/>
    <w:rsid w:val="00472059"/>
    <w:rsid w:val="0047265D"/>
    <w:rsid w:val="00474091"/>
    <w:rsid w:val="004751E7"/>
    <w:rsid w:val="00475869"/>
    <w:rsid w:val="00475995"/>
    <w:rsid w:val="00475AF3"/>
    <w:rsid w:val="00475DE3"/>
    <w:rsid w:val="00475E21"/>
    <w:rsid w:val="00476A07"/>
    <w:rsid w:val="00477400"/>
    <w:rsid w:val="0048126E"/>
    <w:rsid w:val="00481B77"/>
    <w:rsid w:val="00481C32"/>
    <w:rsid w:val="00481FEC"/>
    <w:rsid w:val="004830BF"/>
    <w:rsid w:val="00483602"/>
    <w:rsid w:val="00483834"/>
    <w:rsid w:val="00485645"/>
    <w:rsid w:val="00485FA8"/>
    <w:rsid w:val="00486240"/>
    <w:rsid w:val="00486E42"/>
    <w:rsid w:val="004874A9"/>
    <w:rsid w:val="00487919"/>
    <w:rsid w:val="004900B0"/>
    <w:rsid w:val="00490871"/>
    <w:rsid w:val="004908C8"/>
    <w:rsid w:val="00490E03"/>
    <w:rsid w:val="00491518"/>
    <w:rsid w:val="004917DB"/>
    <w:rsid w:val="004931EB"/>
    <w:rsid w:val="00494CB8"/>
    <w:rsid w:val="00495682"/>
    <w:rsid w:val="00495E29"/>
    <w:rsid w:val="00495F60"/>
    <w:rsid w:val="00496590"/>
    <w:rsid w:val="0049667F"/>
    <w:rsid w:val="00496F0A"/>
    <w:rsid w:val="004977BF"/>
    <w:rsid w:val="004A0CE2"/>
    <w:rsid w:val="004A26B4"/>
    <w:rsid w:val="004A27EA"/>
    <w:rsid w:val="004A4815"/>
    <w:rsid w:val="004A4D79"/>
    <w:rsid w:val="004A4E82"/>
    <w:rsid w:val="004A500E"/>
    <w:rsid w:val="004A5869"/>
    <w:rsid w:val="004A6344"/>
    <w:rsid w:val="004A7DAC"/>
    <w:rsid w:val="004B03CA"/>
    <w:rsid w:val="004B198A"/>
    <w:rsid w:val="004B1C76"/>
    <w:rsid w:val="004B25D7"/>
    <w:rsid w:val="004B28EB"/>
    <w:rsid w:val="004B3141"/>
    <w:rsid w:val="004B34C6"/>
    <w:rsid w:val="004B35E0"/>
    <w:rsid w:val="004B3E01"/>
    <w:rsid w:val="004B419F"/>
    <w:rsid w:val="004B4627"/>
    <w:rsid w:val="004B4C2B"/>
    <w:rsid w:val="004B4EA0"/>
    <w:rsid w:val="004B505B"/>
    <w:rsid w:val="004B50CA"/>
    <w:rsid w:val="004B5FEA"/>
    <w:rsid w:val="004B6911"/>
    <w:rsid w:val="004B72A1"/>
    <w:rsid w:val="004B76B1"/>
    <w:rsid w:val="004B7D33"/>
    <w:rsid w:val="004C0838"/>
    <w:rsid w:val="004C2B38"/>
    <w:rsid w:val="004C2C8A"/>
    <w:rsid w:val="004C32B6"/>
    <w:rsid w:val="004C332D"/>
    <w:rsid w:val="004C36CE"/>
    <w:rsid w:val="004C36F6"/>
    <w:rsid w:val="004C4384"/>
    <w:rsid w:val="004C439B"/>
    <w:rsid w:val="004C4F69"/>
    <w:rsid w:val="004C7417"/>
    <w:rsid w:val="004C7918"/>
    <w:rsid w:val="004C7C3F"/>
    <w:rsid w:val="004D016A"/>
    <w:rsid w:val="004D07E2"/>
    <w:rsid w:val="004D1ABE"/>
    <w:rsid w:val="004D1F7F"/>
    <w:rsid w:val="004D2E4B"/>
    <w:rsid w:val="004D2FC7"/>
    <w:rsid w:val="004D3437"/>
    <w:rsid w:val="004D364F"/>
    <w:rsid w:val="004D3B4F"/>
    <w:rsid w:val="004D410D"/>
    <w:rsid w:val="004D43E4"/>
    <w:rsid w:val="004D4AA3"/>
    <w:rsid w:val="004D4B9A"/>
    <w:rsid w:val="004D4BAC"/>
    <w:rsid w:val="004D6C39"/>
    <w:rsid w:val="004D7161"/>
    <w:rsid w:val="004E14E8"/>
    <w:rsid w:val="004E2882"/>
    <w:rsid w:val="004E3B1A"/>
    <w:rsid w:val="004E44E6"/>
    <w:rsid w:val="004E6A99"/>
    <w:rsid w:val="004F0F9C"/>
    <w:rsid w:val="004F2A61"/>
    <w:rsid w:val="004F2DAE"/>
    <w:rsid w:val="004F2DC7"/>
    <w:rsid w:val="004F2FA8"/>
    <w:rsid w:val="004F3553"/>
    <w:rsid w:val="004F3A95"/>
    <w:rsid w:val="004F402D"/>
    <w:rsid w:val="004F4314"/>
    <w:rsid w:val="004F438D"/>
    <w:rsid w:val="004F47A0"/>
    <w:rsid w:val="004F4951"/>
    <w:rsid w:val="004F5085"/>
    <w:rsid w:val="004F518D"/>
    <w:rsid w:val="004F5E0A"/>
    <w:rsid w:val="004F64CB"/>
    <w:rsid w:val="004F68A7"/>
    <w:rsid w:val="004F6C92"/>
    <w:rsid w:val="004F6CAB"/>
    <w:rsid w:val="00502FE6"/>
    <w:rsid w:val="00503359"/>
    <w:rsid w:val="00503B27"/>
    <w:rsid w:val="005041C8"/>
    <w:rsid w:val="00504601"/>
    <w:rsid w:val="00504EFA"/>
    <w:rsid w:val="00505E15"/>
    <w:rsid w:val="0050627B"/>
    <w:rsid w:val="005068ED"/>
    <w:rsid w:val="00507D42"/>
    <w:rsid w:val="00510AD4"/>
    <w:rsid w:val="00510B47"/>
    <w:rsid w:val="00510F21"/>
    <w:rsid w:val="00511278"/>
    <w:rsid w:val="00511909"/>
    <w:rsid w:val="00511D98"/>
    <w:rsid w:val="00512081"/>
    <w:rsid w:val="0051263D"/>
    <w:rsid w:val="00512C43"/>
    <w:rsid w:val="00512C77"/>
    <w:rsid w:val="005138AC"/>
    <w:rsid w:val="00513ACF"/>
    <w:rsid w:val="00513BBE"/>
    <w:rsid w:val="00514320"/>
    <w:rsid w:val="0051539E"/>
    <w:rsid w:val="005156CD"/>
    <w:rsid w:val="00515BA5"/>
    <w:rsid w:val="00517D97"/>
    <w:rsid w:val="00520417"/>
    <w:rsid w:val="00520792"/>
    <w:rsid w:val="005218F0"/>
    <w:rsid w:val="00522365"/>
    <w:rsid w:val="005228C3"/>
    <w:rsid w:val="0052312B"/>
    <w:rsid w:val="00525441"/>
    <w:rsid w:val="0052566C"/>
    <w:rsid w:val="00526C44"/>
    <w:rsid w:val="00526E7C"/>
    <w:rsid w:val="00527BBB"/>
    <w:rsid w:val="00530B29"/>
    <w:rsid w:val="00531368"/>
    <w:rsid w:val="005320C1"/>
    <w:rsid w:val="00532144"/>
    <w:rsid w:val="00532631"/>
    <w:rsid w:val="00532E68"/>
    <w:rsid w:val="00533BF7"/>
    <w:rsid w:val="00533EFA"/>
    <w:rsid w:val="00534022"/>
    <w:rsid w:val="0053599A"/>
    <w:rsid w:val="00535E8C"/>
    <w:rsid w:val="00535EAC"/>
    <w:rsid w:val="00536D98"/>
    <w:rsid w:val="00537D0C"/>
    <w:rsid w:val="00540169"/>
    <w:rsid w:val="005414FD"/>
    <w:rsid w:val="00542A78"/>
    <w:rsid w:val="00542DB9"/>
    <w:rsid w:val="0054312D"/>
    <w:rsid w:val="005440EA"/>
    <w:rsid w:val="00544F50"/>
    <w:rsid w:val="00545B6E"/>
    <w:rsid w:val="00547773"/>
    <w:rsid w:val="00547A3D"/>
    <w:rsid w:val="00550B32"/>
    <w:rsid w:val="00550DD0"/>
    <w:rsid w:val="005513C0"/>
    <w:rsid w:val="00551E5F"/>
    <w:rsid w:val="00552D95"/>
    <w:rsid w:val="00552E23"/>
    <w:rsid w:val="005537C2"/>
    <w:rsid w:val="00554063"/>
    <w:rsid w:val="0055484D"/>
    <w:rsid w:val="00554A40"/>
    <w:rsid w:val="00554C08"/>
    <w:rsid w:val="0055664C"/>
    <w:rsid w:val="00556A70"/>
    <w:rsid w:val="00557407"/>
    <w:rsid w:val="0055791B"/>
    <w:rsid w:val="00561213"/>
    <w:rsid w:val="00561B33"/>
    <w:rsid w:val="00561F95"/>
    <w:rsid w:val="00562E5C"/>
    <w:rsid w:val="005639A6"/>
    <w:rsid w:val="00564010"/>
    <w:rsid w:val="0056473C"/>
    <w:rsid w:val="005647DD"/>
    <w:rsid w:val="00565EB3"/>
    <w:rsid w:val="005661CA"/>
    <w:rsid w:val="00567C3C"/>
    <w:rsid w:val="00570D6A"/>
    <w:rsid w:val="00570E91"/>
    <w:rsid w:val="00571189"/>
    <w:rsid w:val="00571B36"/>
    <w:rsid w:val="00571B43"/>
    <w:rsid w:val="00571C13"/>
    <w:rsid w:val="0057347F"/>
    <w:rsid w:val="005736F8"/>
    <w:rsid w:val="00573DB1"/>
    <w:rsid w:val="00573EB4"/>
    <w:rsid w:val="00573F33"/>
    <w:rsid w:val="005744B8"/>
    <w:rsid w:val="00574F9F"/>
    <w:rsid w:val="00575C96"/>
    <w:rsid w:val="00575F8D"/>
    <w:rsid w:val="00576035"/>
    <w:rsid w:val="0057668E"/>
    <w:rsid w:val="0057767F"/>
    <w:rsid w:val="005813BD"/>
    <w:rsid w:val="00581AED"/>
    <w:rsid w:val="00582033"/>
    <w:rsid w:val="005829E0"/>
    <w:rsid w:val="00582FFC"/>
    <w:rsid w:val="00583013"/>
    <w:rsid w:val="00584121"/>
    <w:rsid w:val="005853FF"/>
    <w:rsid w:val="005857F0"/>
    <w:rsid w:val="00586C2F"/>
    <w:rsid w:val="00587355"/>
    <w:rsid w:val="005874AB"/>
    <w:rsid w:val="00587E85"/>
    <w:rsid w:val="005914AE"/>
    <w:rsid w:val="00591844"/>
    <w:rsid w:val="00592653"/>
    <w:rsid w:val="00592A21"/>
    <w:rsid w:val="00593553"/>
    <w:rsid w:val="0059357B"/>
    <w:rsid w:val="00593AB1"/>
    <w:rsid w:val="00594AA2"/>
    <w:rsid w:val="00595A97"/>
    <w:rsid w:val="005961CC"/>
    <w:rsid w:val="00596984"/>
    <w:rsid w:val="00597216"/>
    <w:rsid w:val="005974D4"/>
    <w:rsid w:val="005976D1"/>
    <w:rsid w:val="005A1ED1"/>
    <w:rsid w:val="005A27A4"/>
    <w:rsid w:val="005A2FA6"/>
    <w:rsid w:val="005A33D0"/>
    <w:rsid w:val="005A3619"/>
    <w:rsid w:val="005A5279"/>
    <w:rsid w:val="005A5FCE"/>
    <w:rsid w:val="005A6209"/>
    <w:rsid w:val="005A728F"/>
    <w:rsid w:val="005A763D"/>
    <w:rsid w:val="005B00AA"/>
    <w:rsid w:val="005B0E48"/>
    <w:rsid w:val="005B203D"/>
    <w:rsid w:val="005B2432"/>
    <w:rsid w:val="005B2470"/>
    <w:rsid w:val="005B25F4"/>
    <w:rsid w:val="005B2866"/>
    <w:rsid w:val="005B39E7"/>
    <w:rsid w:val="005B41B9"/>
    <w:rsid w:val="005B594F"/>
    <w:rsid w:val="005B602B"/>
    <w:rsid w:val="005B69DC"/>
    <w:rsid w:val="005B6A3B"/>
    <w:rsid w:val="005B729D"/>
    <w:rsid w:val="005B7AA8"/>
    <w:rsid w:val="005C0C66"/>
    <w:rsid w:val="005C117F"/>
    <w:rsid w:val="005C11AE"/>
    <w:rsid w:val="005C142E"/>
    <w:rsid w:val="005C18EE"/>
    <w:rsid w:val="005C1C66"/>
    <w:rsid w:val="005C2B83"/>
    <w:rsid w:val="005C342B"/>
    <w:rsid w:val="005C4690"/>
    <w:rsid w:val="005C4993"/>
    <w:rsid w:val="005C5E95"/>
    <w:rsid w:val="005C5EF3"/>
    <w:rsid w:val="005C6412"/>
    <w:rsid w:val="005C686A"/>
    <w:rsid w:val="005C7160"/>
    <w:rsid w:val="005C7AB8"/>
    <w:rsid w:val="005C7ECD"/>
    <w:rsid w:val="005D0F81"/>
    <w:rsid w:val="005D1062"/>
    <w:rsid w:val="005D2598"/>
    <w:rsid w:val="005D2753"/>
    <w:rsid w:val="005D2A50"/>
    <w:rsid w:val="005D2AB0"/>
    <w:rsid w:val="005D43F3"/>
    <w:rsid w:val="005D4B59"/>
    <w:rsid w:val="005D5CD0"/>
    <w:rsid w:val="005D6AE7"/>
    <w:rsid w:val="005D7107"/>
    <w:rsid w:val="005D7292"/>
    <w:rsid w:val="005D7583"/>
    <w:rsid w:val="005D7A55"/>
    <w:rsid w:val="005E012B"/>
    <w:rsid w:val="005E0BCF"/>
    <w:rsid w:val="005E1974"/>
    <w:rsid w:val="005E1999"/>
    <w:rsid w:val="005E2647"/>
    <w:rsid w:val="005E4438"/>
    <w:rsid w:val="005E48F6"/>
    <w:rsid w:val="005E4B32"/>
    <w:rsid w:val="005E5900"/>
    <w:rsid w:val="005E7AAC"/>
    <w:rsid w:val="005F04E3"/>
    <w:rsid w:val="005F05D1"/>
    <w:rsid w:val="005F0DE8"/>
    <w:rsid w:val="005F123C"/>
    <w:rsid w:val="005F3173"/>
    <w:rsid w:val="005F31BA"/>
    <w:rsid w:val="005F3A70"/>
    <w:rsid w:val="005F4C91"/>
    <w:rsid w:val="005F4EE6"/>
    <w:rsid w:val="005F655E"/>
    <w:rsid w:val="005F6721"/>
    <w:rsid w:val="005F6D3A"/>
    <w:rsid w:val="005F6DB6"/>
    <w:rsid w:val="005F7D76"/>
    <w:rsid w:val="00601101"/>
    <w:rsid w:val="00601DEC"/>
    <w:rsid w:val="00602332"/>
    <w:rsid w:val="0060276A"/>
    <w:rsid w:val="00604BC0"/>
    <w:rsid w:val="00604C5D"/>
    <w:rsid w:val="00605178"/>
    <w:rsid w:val="006054FD"/>
    <w:rsid w:val="00605586"/>
    <w:rsid w:val="00605625"/>
    <w:rsid w:val="00605DDE"/>
    <w:rsid w:val="00606655"/>
    <w:rsid w:val="00606B46"/>
    <w:rsid w:val="0060796B"/>
    <w:rsid w:val="00607B57"/>
    <w:rsid w:val="00607D96"/>
    <w:rsid w:val="00607E95"/>
    <w:rsid w:val="0061074B"/>
    <w:rsid w:val="00613046"/>
    <w:rsid w:val="006135B2"/>
    <w:rsid w:val="006141C2"/>
    <w:rsid w:val="00614C43"/>
    <w:rsid w:val="00614DDB"/>
    <w:rsid w:val="006177E2"/>
    <w:rsid w:val="006204D2"/>
    <w:rsid w:val="006210AC"/>
    <w:rsid w:val="006223F9"/>
    <w:rsid w:val="00622690"/>
    <w:rsid w:val="00622BBB"/>
    <w:rsid w:val="0062443A"/>
    <w:rsid w:val="00624989"/>
    <w:rsid w:val="00625417"/>
    <w:rsid w:val="006271C4"/>
    <w:rsid w:val="00627D5E"/>
    <w:rsid w:val="00627D74"/>
    <w:rsid w:val="006302BD"/>
    <w:rsid w:val="00630305"/>
    <w:rsid w:val="00630421"/>
    <w:rsid w:val="0063182F"/>
    <w:rsid w:val="00631D77"/>
    <w:rsid w:val="006343CD"/>
    <w:rsid w:val="0063485F"/>
    <w:rsid w:val="00635186"/>
    <w:rsid w:val="00635CB7"/>
    <w:rsid w:val="006369A6"/>
    <w:rsid w:val="00637E5E"/>
    <w:rsid w:val="00640D75"/>
    <w:rsid w:val="00642CA9"/>
    <w:rsid w:val="00643562"/>
    <w:rsid w:val="006440CD"/>
    <w:rsid w:val="006459DB"/>
    <w:rsid w:val="00646352"/>
    <w:rsid w:val="00647CC4"/>
    <w:rsid w:val="006500D7"/>
    <w:rsid w:val="00650225"/>
    <w:rsid w:val="00650A83"/>
    <w:rsid w:val="0065119B"/>
    <w:rsid w:val="00652365"/>
    <w:rsid w:val="006532E3"/>
    <w:rsid w:val="0065352D"/>
    <w:rsid w:val="00653836"/>
    <w:rsid w:val="006539C5"/>
    <w:rsid w:val="00653EE0"/>
    <w:rsid w:val="006547AC"/>
    <w:rsid w:val="006548E4"/>
    <w:rsid w:val="006562E6"/>
    <w:rsid w:val="00657891"/>
    <w:rsid w:val="00657CED"/>
    <w:rsid w:val="00657E39"/>
    <w:rsid w:val="006605FB"/>
    <w:rsid w:val="00660BF8"/>
    <w:rsid w:val="00661B39"/>
    <w:rsid w:val="00661C45"/>
    <w:rsid w:val="00662097"/>
    <w:rsid w:val="00663114"/>
    <w:rsid w:val="0066359A"/>
    <w:rsid w:val="00664A10"/>
    <w:rsid w:val="00666DBD"/>
    <w:rsid w:val="0066705D"/>
    <w:rsid w:val="006670B6"/>
    <w:rsid w:val="00670114"/>
    <w:rsid w:val="00670612"/>
    <w:rsid w:val="0067091F"/>
    <w:rsid w:val="00670C9B"/>
    <w:rsid w:val="00671493"/>
    <w:rsid w:val="00671AEC"/>
    <w:rsid w:val="00671F48"/>
    <w:rsid w:val="00673791"/>
    <w:rsid w:val="00674F28"/>
    <w:rsid w:val="006767BE"/>
    <w:rsid w:val="00676C0F"/>
    <w:rsid w:val="006804CC"/>
    <w:rsid w:val="00680F02"/>
    <w:rsid w:val="00681AA3"/>
    <w:rsid w:val="006825DA"/>
    <w:rsid w:val="006833D5"/>
    <w:rsid w:val="00683810"/>
    <w:rsid w:val="00684AD9"/>
    <w:rsid w:val="00684D85"/>
    <w:rsid w:val="006855FF"/>
    <w:rsid w:val="00685D0C"/>
    <w:rsid w:val="00685ECA"/>
    <w:rsid w:val="00686ED0"/>
    <w:rsid w:val="00686FD1"/>
    <w:rsid w:val="00690094"/>
    <w:rsid w:val="006908A3"/>
    <w:rsid w:val="00692B14"/>
    <w:rsid w:val="006931BD"/>
    <w:rsid w:val="006931D2"/>
    <w:rsid w:val="00693316"/>
    <w:rsid w:val="00694336"/>
    <w:rsid w:val="006948BF"/>
    <w:rsid w:val="00694DBB"/>
    <w:rsid w:val="006952C7"/>
    <w:rsid w:val="00695B11"/>
    <w:rsid w:val="00696A6A"/>
    <w:rsid w:val="00696A7A"/>
    <w:rsid w:val="006971B1"/>
    <w:rsid w:val="006973BE"/>
    <w:rsid w:val="00697997"/>
    <w:rsid w:val="00697FAA"/>
    <w:rsid w:val="006A069F"/>
    <w:rsid w:val="006A0B02"/>
    <w:rsid w:val="006A0D14"/>
    <w:rsid w:val="006A0F23"/>
    <w:rsid w:val="006A1BFF"/>
    <w:rsid w:val="006A2290"/>
    <w:rsid w:val="006A3766"/>
    <w:rsid w:val="006A3D36"/>
    <w:rsid w:val="006A3D7B"/>
    <w:rsid w:val="006A4E38"/>
    <w:rsid w:val="006A5436"/>
    <w:rsid w:val="006A5B08"/>
    <w:rsid w:val="006A5DA4"/>
    <w:rsid w:val="006A5DC9"/>
    <w:rsid w:val="006A7632"/>
    <w:rsid w:val="006A7FEB"/>
    <w:rsid w:val="006B0196"/>
    <w:rsid w:val="006B0CEB"/>
    <w:rsid w:val="006B116E"/>
    <w:rsid w:val="006B1AFB"/>
    <w:rsid w:val="006B21FD"/>
    <w:rsid w:val="006B4ED0"/>
    <w:rsid w:val="006B564A"/>
    <w:rsid w:val="006B5B23"/>
    <w:rsid w:val="006B7030"/>
    <w:rsid w:val="006B7970"/>
    <w:rsid w:val="006C019D"/>
    <w:rsid w:val="006C035E"/>
    <w:rsid w:val="006C0A97"/>
    <w:rsid w:val="006C0B8D"/>
    <w:rsid w:val="006C0DA7"/>
    <w:rsid w:val="006C0E45"/>
    <w:rsid w:val="006C257E"/>
    <w:rsid w:val="006C34C1"/>
    <w:rsid w:val="006C565F"/>
    <w:rsid w:val="006C61AE"/>
    <w:rsid w:val="006C65AE"/>
    <w:rsid w:val="006D07D6"/>
    <w:rsid w:val="006D1010"/>
    <w:rsid w:val="006D1253"/>
    <w:rsid w:val="006D1457"/>
    <w:rsid w:val="006D1898"/>
    <w:rsid w:val="006D29B3"/>
    <w:rsid w:val="006D2C4E"/>
    <w:rsid w:val="006D3377"/>
    <w:rsid w:val="006D3A68"/>
    <w:rsid w:val="006D3CA8"/>
    <w:rsid w:val="006D4A90"/>
    <w:rsid w:val="006D4C94"/>
    <w:rsid w:val="006D4FDE"/>
    <w:rsid w:val="006D54EE"/>
    <w:rsid w:val="006D5F52"/>
    <w:rsid w:val="006D6209"/>
    <w:rsid w:val="006D7D96"/>
    <w:rsid w:val="006E0012"/>
    <w:rsid w:val="006E02B8"/>
    <w:rsid w:val="006E039E"/>
    <w:rsid w:val="006E0459"/>
    <w:rsid w:val="006E0820"/>
    <w:rsid w:val="006E085E"/>
    <w:rsid w:val="006E0BA5"/>
    <w:rsid w:val="006E0FF2"/>
    <w:rsid w:val="006E1395"/>
    <w:rsid w:val="006E1CD7"/>
    <w:rsid w:val="006E3A87"/>
    <w:rsid w:val="006E4BA0"/>
    <w:rsid w:val="006E6A6A"/>
    <w:rsid w:val="006E7032"/>
    <w:rsid w:val="006E75E3"/>
    <w:rsid w:val="006E777D"/>
    <w:rsid w:val="006E7EF1"/>
    <w:rsid w:val="006F1074"/>
    <w:rsid w:val="006F3B20"/>
    <w:rsid w:val="006F42AB"/>
    <w:rsid w:val="006F55BC"/>
    <w:rsid w:val="006F5EA1"/>
    <w:rsid w:val="006F7379"/>
    <w:rsid w:val="00701971"/>
    <w:rsid w:val="00701C86"/>
    <w:rsid w:val="007022F2"/>
    <w:rsid w:val="00702BDE"/>
    <w:rsid w:val="00702C0B"/>
    <w:rsid w:val="00704A96"/>
    <w:rsid w:val="00704B26"/>
    <w:rsid w:val="00705426"/>
    <w:rsid w:val="007055CB"/>
    <w:rsid w:val="00706416"/>
    <w:rsid w:val="007064E3"/>
    <w:rsid w:val="0070671C"/>
    <w:rsid w:val="00706DE1"/>
    <w:rsid w:val="00706EC4"/>
    <w:rsid w:val="00707A2E"/>
    <w:rsid w:val="0071041A"/>
    <w:rsid w:val="0071045F"/>
    <w:rsid w:val="00710F05"/>
    <w:rsid w:val="007118C1"/>
    <w:rsid w:val="00712D1E"/>
    <w:rsid w:val="0071313D"/>
    <w:rsid w:val="0071315E"/>
    <w:rsid w:val="00713295"/>
    <w:rsid w:val="007135D8"/>
    <w:rsid w:val="00713CBC"/>
    <w:rsid w:val="0071413D"/>
    <w:rsid w:val="00715AA0"/>
    <w:rsid w:val="00716186"/>
    <w:rsid w:val="00721697"/>
    <w:rsid w:val="00722390"/>
    <w:rsid w:val="007224C0"/>
    <w:rsid w:val="00722718"/>
    <w:rsid w:val="00722BB1"/>
    <w:rsid w:val="00722CED"/>
    <w:rsid w:val="00723420"/>
    <w:rsid w:val="0072416A"/>
    <w:rsid w:val="00725143"/>
    <w:rsid w:val="00725647"/>
    <w:rsid w:val="00727B75"/>
    <w:rsid w:val="00730E15"/>
    <w:rsid w:val="007335A2"/>
    <w:rsid w:val="00734F41"/>
    <w:rsid w:val="007403E6"/>
    <w:rsid w:val="007405A8"/>
    <w:rsid w:val="00740695"/>
    <w:rsid w:val="0074072D"/>
    <w:rsid w:val="007409A9"/>
    <w:rsid w:val="00740FFA"/>
    <w:rsid w:val="00741D2F"/>
    <w:rsid w:val="00741F0D"/>
    <w:rsid w:val="007426C7"/>
    <w:rsid w:val="00743801"/>
    <w:rsid w:val="0074514D"/>
    <w:rsid w:val="00745D07"/>
    <w:rsid w:val="007475FF"/>
    <w:rsid w:val="007477C2"/>
    <w:rsid w:val="007506E7"/>
    <w:rsid w:val="00750DF2"/>
    <w:rsid w:val="0075131C"/>
    <w:rsid w:val="00751FB4"/>
    <w:rsid w:val="00752505"/>
    <w:rsid w:val="00753625"/>
    <w:rsid w:val="00753C6F"/>
    <w:rsid w:val="00753E22"/>
    <w:rsid w:val="00754469"/>
    <w:rsid w:val="00754B26"/>
    <w:rsid w:val="00754EB2"/>
    <w:rsid w:val="00755789"/>
    <w:rsid w:val="007557CB"/>
    <w:rsid w:val="007565D9"/>
    <w:rsid w:val="00756E05"/>
    <w:rsid w:val="00756EFD"/>
    <w:rsid w:val="00757D02"/>
    <w:rsid w:val="007609AC"/>
    <w:rsid w:val="00760E36"/>
    <w:rsid w:val="00761D0C"/>
    <w:rsid w:val="007626F5"/>
    <w:rsid w:val="00762A32"/>
    <w:rsid w:val="00763725"/>
    <w:rsid w:val="007639B2"/>
    <w:rsid w:val="007641EA"/>
    <w:rsid w:val="00764E94"/>
    <w:rsid w:val="007653D1"/>
    <w:rsid w:val="007653ED"/>
    <w:rsid w:val="007656FD"/>
    <w:rsid w:val="00766C53"/>
    <w:rsid w:val="00767881"/>
    <w:rsid w:val="00767B7F"/>
    <w:rsid w:val="007714B9"/>
    <w:rsid w:val="00772514"/>
    <w:rsid w:val="00773564"/>
    <w:rsid w:val="0077388E"/>
    <w:rsid w:val="007749B3"/>
    <w:rsid w:val="00774E0B"/>
    <w:rsid w:val="007759EE"/>
    <w:rsid w:val="00775B3D"/>
    <w:rsid w:val="00776A5B"/>
    <w:rsid w:val="00777771"/>
    <w:rsid w:val="007802C4"/>
    <w:rsid w:val="0078292A"/>
    <w:rsid w:val="00790450"/>
    <w:rsid w:val="007907A3"/>
    <w:rsid w:val="007915D0"/>
    <w:rsid w:val="00792258"/>
    <w:rsid w:val="00792BBA"/>
    <w:rsid w:val="00793AAE"/>
    <w:rsid w:val="00793F04"/>
    <w:rsid w:val="007941BD"/>
    <w:rsid w:val="0079490D"/>
    <w:rsid w:val="00794C97"/>
    <w:rsid w:val="0079525B"/>
    <w:rsid w:val="00796A15"/>
    <w:rsid w:val="007975B0"/>
    <w:rsid w:val="00797746"/>
    <w:rsid w:val="0079775D"/>
    <w:rsid w:val="00797A4D"/>
    <w:rsid w:val="00797BA9"/>
    <w:rsid w:val="007A0103"/>
    <w:rsid w:val="007A02A8"/>
    <w:rsid w:val="007A0529"/>
    <w:rsid w:val="007A0800"/>
    <w:rsid w:val="007A27E7"/>
    <w:rsid w:val="007A3292"/>
    <w:rsid w:val="007A376A"/>
    <w:rsid w:val="007A4186"/>
    <w:rsid w:val="007A45EC"/>
    <w:rsid w:val="007A4A7C"/>
    <w:rsid w:val="007A53D8"/>
    <w:rsid w:val="007A5528"/>
    <w:rsid w:val="007A574F"/>
    <w:rsid w:val="007A5A85"/>
    <w:rsid w:val="007A5E01"/>
    <w:rsid w:val="007A6674"/>
    <w:rsid w:val="007A7345"/>
    <w:rsid w:val="007A7509"/>
    <w:rsid w:val="007B0073"/>
    <w:rsid w:val="007B1363"/>
    <w:rsid w:val="007B15CB"/>
    <w:rsid w:val="007B2A50"/>
    <w:rsid w:val="007B457C"/>
    <w:rsid w:val="007B484D"/>
    <w:rsid w:val="007B5229"/>
    <w:rsid w:val="007B6167"/>
    <w:rsid w:val="007B75A1"/>
    <w:rsid w:val="007B76B9"/>
    <w:rsid w:val="007B7A1D"/>
    <w:rsid w:val="007B7AF4"/>
    <w:rsid w:val="007C0D4F"/>
    <w:rsid w:val="007C1216"/>
    <w:rsid w:val="007C320D"/>
    <w:rsid w:val="007C5DD5"/>
    <w:rsid w:val="007C695C"/>
    <w:rsid w:val="007C76D6"/>
    <w:rsid w:val="007C7DAF"/>
    <w:rsid w:val="007C7E05"/>
    <w:rsid w:val="007D07D8"/>
    <w:rsid w:val="007D0918"/>
    <w:rsid w:val="007D1136"/>
    <w:rsid w:val="007D17F1"/>
    <w:rsid w:val="007D2F16"/>
    <w:rsid w:val="007D3B3A"/>
    <w:rsid w:val="007D3D1D"/>
    <w:rsid w:val="007D4209"/>
    <w:rsid w:val="007D4379"/>
    <w:rsid w:val="007D5411"/>
    <w:rsid w:val="007D57AC"/>
    <w:rsid w:val="007D5F17"/>
    <w:rsid w:val="007D5FC6"/>
    <w:rsid w:val="007D6219"/>
    <w:rsid w:val="007D70DF"/>
    <w:rsid w:val="007D7C36"/>
    <w:rsid w:val="007D7F27"/>
    <w:rsid w:val="007E0094"/>
    <w:rsid w:val="007E1788"/>
    <w:rsid w:val="007E3F78"/>
    <w:rsid w:val="007E4140"/>
    <w:rsid w:val="007E4443"/>
    <w:rsid w:val="007E5146"/>
    <w:rsid w:val="007E6FC6"/>
    <w:rsid w:val="007E7946"/>
    <w:rsid w:val="007F0001"/>
    <w:rsid w:val="007F11CA"/>
    <w:rsid w:val="007F1970"/>
    <w:rsid w:val="007F6F30"/>
    <w:rsid w:val="007F72E3"/>
    <w:rsid w:val="007F738C"/>
    <w:rsid w:val="007F778E"/>
    <w:rsid w:val="00800BAF"/>
    <w:rsid w:val="0080308D"/>
    <w:rsid w:val="008042BC"/>
    <w:rsid w:val="00805197"/>
    <w:rsid w:val="008054B8"/>
    <w:rsid w:val="00805A6C"/>
    <w:rsid w:val="00805B95"/>
    <w:rsid w:val="0080724C"/>
    <w:rsid w:val="00807601"/>
    <w:rsid w:val="00807803"/>
    <w:rsid w:val="008101EF"/>
    <w:rsid w:val="0081022E"/>
    <w:rsid w:val="0081027E"/>
    <w:rsid w:val="00810673"/>
    <w:rsid w:val="00810BB4"/>
    <w:rsid w:val="00811985"/>
    <w:rsid w:val="00811E04"/>
    <w:rsid w:val="0081281E"/>
    <w:rsid w:val="00812F99"/>
    <w:rsid w:val="008135C5"/>
    <w:rsid w:val="00813B74"/>
    <w:rsid w:val="00813C33"/>
    <w:rsid w:val="008147FE"/>
    <w:rsid w:val="008159CD"/>
    <w:rsid w:val="00816B02"/>
    <w:rsid w:val="00816EC9"/>
    <w:rsid w:val="0081727A"/>
    <w:rsid w:val="00817891"/>
    <w:rsid w:val="00817C56"/>
    <w:rsid w:val="00817C94"/>
    <w:rsid w:val="0082047B"/>
    <w:rsid w:val="008210A1"/>
    <w:rsid w:val="0082161D"/>
    <w:rsid w:val="00821C31"/>
    <w:rsid w:val="00821E4E"/>
    <w:rsid w:val="00821E88"/>
    <w:rsid w:val="00823CD4"/>
    <w:rsid w:val="00823DDE"/>
    <w:rsid w:val="00824394"/>
    <w:rsid w:val="008252C9"/>
    <w:rsid w:val="00825794"/>
    <w:rsid w:val="00825AB5"/>
    <w:rsid w:val="00825DF0"/>
    <w:rsid w:val="00826292"/>
    <w:rsid w:val="00826CB0"/>
    <w:rsid w:val="00827D75"/>
    <w:rsid w:val="008301F8"/>
    <w:rsid w:val="008304BB"/>
    <w:rsid w:val="00830B97"/>
    <w:rsid w:val="00831593"/>
    <w:rsid w:val="00831D96"/>
    <w:rsid w:val="00831E62"/>
    <w:rsid w:val="00832B4B"/>
    <w:rsid w:val="00834C30"/>
    <w:rsid w:val="008353B7"/>
    <w:rsid w:val="00836500"/>
    <w:rsid w:val="00836561"/>
    <w:rsid w:val="00836D54"/>
    <w:rsid w:val="008377FE"/>
    <w:rsid w:val="00840060"/>
    <w:rsid w:val="008403C9"/>
    <w:rsid w:val="00840A15"/>
    <w:rsid w:val="00840F82"/>
    <w:rsid w:val="0084157A"/>
    <w:rsid w:val="0084176E"/>
    <w:rsid w:val="00841793"/>
    <w:rsid w:val="00841AA1"/>
    <w:rsid w:val="008429E8"/>
    <w:rsid w:val="00842E42"/>
    <w:rsid w:val="00843919"/>
    <w:rsid w:val="00843AFB"/>
    <w:rsid w:val="00843CE9"/>
    <w:rsid w:val="00844323"/>
    <w:rsid w:val="00844456"/>
    <w:rsid w:val="00844A8F"/>
    <w:rsid w:val="00844F0D"/>
    <w:rsid w:val="0084547B"/>
    <w:rsid w:val="0084554E"/>
    <w:rsid w:val="00845575"/>
    <w:rsid w:val="008463DC"/>
    <w:rsid w:val="0084651C"/>
    <w:rsid w:val="00847FAC"/>
    <w:rsid w:val="0085051F"/>
    <w:rsid w:val="00851209"/>
    <w:rsid w:val="00851A89"/>
    <w:rsid w:val="00851B99"/>
    <w:rsid w:val="00851E2A"/>
    <w:rsid w:val="00852289"/>
    <w:rsid w:val="008522C4"/>
    <w:rsid w:val="00852459"/>
    <w:rsid w:val="00852706"/>
    <w:rsid w:val="00852EB9"/>
    <w:rsid w:val="008537C3"/>
    <w:rsid w:val="00853BAD"/>
    <w:rsid w:val="00855D59"/>
    <w:rsid w:val="008563FB"/>
    <w:rsid w:val="00856D4A"/>
    <w:rsid w:val="008573AA"/>
    <w:rsid w:val="00857B29"/>
    <w:rsid w:val="00860690"/>
    <w:rsid w:val="00860BD8"/>
    <w:rsid w:val="00861198"/>
    <w:rsid w:val="0086148E"/>
    <w:rsid w:val="008626E8"/>
    <w:rsid w:val="0086300F"/>
    <w:rsid w:val="0086306B"/>
    <w:rsid w:val="00863340"/>
    <w:rsid w:val="008636F4"/>
    <w:rsid w:val="00864247"/>
    <w:rsid w:val="008643EC"/>
    <w:rsid w:val="008649FD"/>
    <w:rsid w:val="00864A49"/>
    <w:rsid w:val="0086515F"/>
    <w:rsid w:val="00865465"/>
    <w:rsid w:val="008657E4"/>
    <w:rsid w:val="00866197"/>
    <w:rsid w:val="00866606"/>
    <w:rsid w:val="00866E05"/>
    <w:rsid w:val="00867897"/>
    <w:rsid w:val="00867ACF"/>
    <w:rsid w:val="008703A0"/>
    <w:rsid w:val="008703B6"/>
    <w:rsid w:val="0087144A"/>
    <w:rsid w:val="00871771"/>
    <w:rsid w:val="008717B2"/>
    <w:rsid w:val="00871909"/>
    <w:rsid w:val="00872293"/>
    <w:rsid w:val="0087291B"/>
    <w:rsid w:val="00873435"/>
    <w:rsid w:val="008739E8"/>
    <w:rsid w:val="00873B13"/>
    <w:rsid w:val="00874369"/>
    <w:rsid w:val="0087544B"/>
    <w:rsid w:val="00875684"/>
    <w:rsid w:val="00876CD7"/>
    <w:rsid w:val="00877BF8"/>
    <w:rsid w:val="00877D35"/>
    <w:rsid w:val="008821AB"/>
    <w:rsid w:val="0088368A"/>
    <w:rsid w:val="0088368B"/>
    <w:rsid w:val="0088375A"/>
    <w:rsid w:val="00883B3A"/>
    <w:rsid w:val="00885E6B"/>
    <w:rsid w:val="0088610C"/>
    <w:rsid w:val="0088621A"/>
    <w:rsid w:val="00886D81"/>
    <w:rsid w:val="008873E6"/>
    <w:rsid w:val="008876D0"/>
    <w:rsid w:val="00887D76"/>
    <w:rsid w:val="00887DA2"/>
    <w:rsid w:val="008907A0"/>
    <w:rsid w:val="00890C45"/>
    <w:rsid w:val="00891265"/>
    <w:rsid w:val="00891C45"/>
    <w:rsid w:val="00891C65"/>
    <w:rsid w:val="008939BE"/>
    <w:rsid w:val="00894208"/>
    <w:rsid w:val="008946E3"/>
    <w:rsid w:val="00894962"/>
    <w:rsid w:val="0089497B"/>
    <w:rsid w:val="00894BB8"/>
    <w:rsid w:val="008969FE"/>
    <w:rsid w:val="00896D36"/>
    <w:rsid w:val="00897549"/>
    <w:rsid w:val="00897705"/>
    <w:rsid w:val="008978AD"/>
    <w:rsid w:val="008A040B"/>
    <w:rsid w:val="008A0D40"/>
    <w:rsid w:val="008A1FD8"/>
    <w:rsid w:val="008A2319"/>
    <w:rsid w:val="008A237D"/>
    <w:rsid w:val="008A4050"/>
    <w:rsid w:val="008A4636"/>
    <w:rsid w:val="008A51C4"/>
    <w:rsid w:val="008A59B9"/>
    <w:rsid w:val="008A7048"/>
    <w:rsid w:val="008A71E7"/>
    <w:rsid w:val="008A77B1"/>
    <w:rsid w:val="008A7B41"/>
    <w:rsid w:val="008B00DE"/>
    <w:rsid w:val="008B069A"/>
    <w:rsid w:val="008B0F88"/>
    <w:rsid w:val="008B0FD8"/>
    <w:rsid w:val="008B2B52"/>
    <w:rsid w:val="008B31B8"/>
    <w:rsid w:val="008B33E8"/>
    <w:rsid w:val="008B358E"/>
    <w:rsid w:val="008B395D"/>
    <w:rsid w:val="008B3C15"/>
    <w:rsid w:val="008B441C"/>
    <w:rsid w:val="008B472C"/>
    <w:rsid w:val="008B4FFE"/>
    <w:rsid w:val="008B51E2"/>
    <w:rsid w:val="008B5B5B"/>
    <w:rsid w:val="008B70ED"/>
    <w:rsid w:val="008B79D8"/>
    <w:rsid w:val="008B7C89"/>
    <w:rsid w:val="008C0CC7"/>
    <w:rsid w:val="008C3356"/>
    <w:rsid w:val="008C3699"/>
    <w:rsid w:val="008C42F3"/>
    <w:rsid w:val="008C44CD"/>
    <w:rsid w:val="008C5587"/>
    <w:rsid w:val="008C55C2"/>
    <w:rsid w:val="008C5A04"/>
    <w:rsid w:val="008C6B24"/>
    <w:rsid w:val="008C793D"/>
    <w:rsid w:val="008D1839"/>
    <w:rsid w:val="008D2AB9"/>
    <w:rsid w:val="008D2F4E"/>
    <w:rsid w:val="008D3579"/>
    <w:rsid w:val="008D3DF1"/>
    <w:rsid w:val="008D3FCE"/>
    <w:rsid w:val="008D48F2"/>
    <w:rsid w:val="008D4A66"/>
    <w:rsid w:val="008D516A"/>
    <w:rsid w:val="008D52F1"/>
    <w:rsid w:val="008D58DE"/>
    <w:rsid w:val="008D59D6"/>
    <w:rsid w:val="008D5B45"/>
    <w:rsid w:val="008D63C2"/>
    <w:rsid w:val="008E0148"/>
    <w:rsid w:val="008E0335"/>
    <w:rsid w:val="008E043D"/>
    <w:rsid w:val="008E06E7"/>
    <w:rsid w:val="008E084C"/>
    <w:rsid w:val="008E103A"/>
    <w:rsid w:val="008E23B2"/>
    <w:rsid w:val="008E2578"/>
    <w:rsid w:val="008E2F58"/>
    <w:rsid w:val="008E3D3E"/>
    <w:rsid w:val="008E4279"/>
    <w:rsid w:val="008E4667"/>
    <w:rsid w:val="008E4E92"/>
    <w:rsid w:val="008E527A"/>
    <w:rsid w:val="008E57B2"/>
    <w:rsid w:val="008E58A3"/>
    <w:rsid w:val="008E5CB2"/>
    <w:rsid w:val="008E6E81"/>
    <w:rsid w:val="008E705D"/>
    <w:rsid w:val="008F0700"/>
    <w:rsid w:val="008F08FB"/>
    <w:rsid w:val="008F10F2"/>
    <w:rsid w:val="008F2EE0"/>
    <w:rsid w:val="008F3251"/>
    <w:rsid w:val="008F35C9"/>
    <w:rsid w:val="008F39E3"/>
    <w:rsid w:val="008F4D8E"/>
    <w:rsid w:val="008F5250"/>
    <w:rsid w:val="008F5601"/>
    <w:rsid w:val="008F56F3"/>
    <w:rsid w:val="008F5A0E"/>
    <w:rsid w:val="008F6D15"/>
    <w:rsid w:val="008F6D7B"/>
    <w:rsid w:val="008F7906"/>
    <w:rsid w:val="00900220"/>
    <w:rsid w:val="0090074D"/>
    <w:rsid w:val="0090122B"/>
    <w:rsid w:val="009014B6"/>
    <w:rsid w:val="00901828"/>
    <w:rsid w:val="00901D7D"/>
    <w:rsid w:val="00901E2E"/>
    <w:rsid w:val="0090287C"/>
    <w:rsid w:val="00903F61"/>
    <w:rsid w:val="00905025"/>
    <w:rsid w:val="009063A0"/>
    <w:rsid w:val="00906D70"/>
    <w:rsid w:val="00907EB7"/>
    <w:rsid w:val="00910634"/>
    <w:rsid w:val="009109AF"/>
    <w:rsid w:val="00910BC5"/>
    <w:rsid w:val="00911087"/>
    <w:rsid w:val="0091290D"/>
    <w:rsid w:val="00912B0D"/>
    <w:rsid w:val="00913398"/>
    <w:rsid w:val="009136C8"/>
    <w:rsid w:val="00915004"/>
    <w:rsid w:val="00915822"/>
    <w:rsid w:val="009162EF"/>
    <w:rsid w:val="009163A5"/>
    <w:rsid w:val="00916F25"/>
    <w:rsid w:val="00920028"/>
    <w:rsid w:val="00920374"/>
    <w:rsid w:val="009208F5"/>
    <w:rsid w:val="0092098A"/>
    <w:rsid w:val="00920AA4"/>
    <w:rsid w:val="00920B20"/>
    <w:rsid w:val="0092284A"/>
    <w:rsid w:val="0092293B"/>
    <w:rsid w:val="00924EA5"/>
    <w:rsid w:val="0092564F"/>
    <w:rsid w:val="00925865"/>
    <w:rsid w:val="00925B2C"/>
    <w:rsid w:val="0092665B"/>
    <w:rsid w:val="00926677"/>
    <w:rsid w:val="0092717B"/>
    <w:rsid w:val="00927A4C"/>
    <w:rsid w:val="00930475"/>
    <w:rsid w:val="0093083D"/>
    <w:rsid w:val="0093168B"/>
    <w:rsid w:val="00931CD3"/>
    <w:rsid w:val="009324AE"/>
    <w:rsid w:val="0093309D"/>
    <w:rsid w:val="00934D1E"/>
    <w:rsid w:val="00935160"/>
    <w:rsid w:val="0093587A"/>
    <w:rsid w:val="0093599C"/>
    <w:rsid w:val="00935CCF"/>
    <w:rsid w:val="0093632C"/>
    <w:rsid w:val="0093670C"/>
    <w:rsid w:val="0093714A"/>
    <w:rsid w:val="009374F6"/>
    <w:rsid w:val="00940604"/>
    <w:rsid w:val="00941320"/>
    <w:rsid w:val="00941948"/>
    <w:rsid w:val="00941D44"/>
    <w:rsid w:val="0094269B"/>
    <w:rsid w:val="00942CFD"/>
    <w:rsid w:val="009434A6"/>
    <w:rsid w:val="0094409C"/>
    <w:rsid w:val="0094461E"/>
    <w:rsid w:val="00944BD7"/>
    <w:rsid w:val="00945420"/>
    <w:rsid w:val="00945DD4"/>
    <w:rsid w:val="00946BFA"/>
    <w:rsid w:val="009470B4"/>
    <w:rsid w:val="00947909"/>
    <w:rsid w:val="00947B40"/>
    <w:rsid w:val="009503B3"/>
    <w:rsid w:val="00950510"/>
    <w:rsid w:val="00951B0F"/>
    <w:rsid w:val="00952854"/>
    <w:rsid w:val="00952980"/>
    <w:rsid w:val="0095392D"/>
    <w:rsid w:val="00953BE4"/>
    <w:rsid w:val="009542BF"/>
    <w:rsid w:val="0095641F"/>
    <w:rsid w:val="00956592"/>
    <w:rsid w:val="00960454"/>
    <w:rsid w:val="00961038"/>
    <w:rsid w:val="0096115F"/>
    <w:rsid w:val="00962237"/>
    <w:rsid w:val="009624CA"/>
    <w:rsid w:val="00962F08"/>
    <w:rsid w:val="009634BB"/>
    <w:rsid w:val="00964C8C"/>
    <w:rsid w:val="009652D0"/>
    <w:rsid w:val="00965479"/>
    <w:rsid w:val="009660DD"/>
    <w:rsid w:val="00970E88"/>
    <w:rsid w:val="00971209"/>
    <w:rsid w:val="00972053"/>
    <w:rsid w:val="00973EBD"/>
    <w:rsid w:val="00974A5B"/>
    <w:rsid w:val="00974CE5"/>
    <w:rsid w:val="009750D1"/>
    <w:rsid w:val="00976B07"/>
    <w:rsid w:val="00977B4C"/>
    <w:rsid w:val="009811CB"/>
    <w:rsid w:val="0098200A"/>
    <w:rsid w:val="009825D6"/>
    <w:rsid w:val="009838F4"/>
    <w:rsid w:val="0098464E"/>
    <w:rsid w:val="009848A3"/>
    <w:rsid w:val="00984FD5"/>
    <w:rsid w:val="0098554D"/>
    <w:rsid w:val="00985707"/>
    <w:rsid w:val="00986607"/>
    <w:rsid w:val="009875ED"/>
    <w:rsid w:val="00987867"/>
    <w:rsid w:val="0099149E"/>
    <w:rsid w:val="0099204F"/>
    <w:rsid w:val="00992875"/>
    <w:rsid w:val="00992E2A"/>
    <w:rsid w:val="009930D0"/>
    <w:rsid w:val="009932E2"/>
    <w:rsid w:val="00993B4A"/>
    <w:rsid w:val="00993FB7"/>
    <w:rsid w:val="00994953"/>
    <w:rsid w:val="009949D5"/>
    <w:rsid w:val="00994CE1"/>
    <w:rsid w:val="00994EA3"/>
    <w:rsid w:val="0099588E"/>
    <w:rsid w:val="009966C6"/>
    <w:rsid w:val="00997116"/>
    <w:rsid w:val="0099734B"/>
    <w:rsid w:val="00997BCE"/>
    <w:rsid w:val="009A03D1"/>
    <w:rsid w:val="009A1EA2"/>
    <w:rsid w:val="009A24A6"/>
    <w:rsid w:val="009A4818"/>
    <w:rsid w:val="009A6765"/>
    <w:rsid w:val="009A6B9C"/>
    <w:rsid w:val="009A7845"/>
    <w:rsid w:val="009A7E02"/>
    <w:rsid w:val="009A7FBB"/>
    <w:rsid w:val="009B0BCE"/>
    <w:rsid w:val="009B0C1A"/>
    <w:rsid w:val="009B11C0"/>
    <w:rsid w:val="009B1803"/>
    <w:rsid w:val="009B1930"/>
    <w:rsid w:val="009B1FD6"/>
    <w:rsid w:val="009B2575"/>
    <w:rsid w:val="009B3466"/>
    <w:rsid w:val="009B3BAC"/>
    <w:rsid w:val="009B48C7"/>
    <w:rsid w:val="009B52FE"/>
    <w:rsid w:val="009B5705"/>
    <w:rsid w:val="009B6A34"/>
    <w:rsid w:val="009B7502"/>
    <w:rsid w:val="009B780B"/>
    <w:rsid w:val="009C0466"/>
    <w:rsid w:val="009C3490"/>
    <w:rsid w:val="009C52C9"/>
    <w:rsid w:val="009C57AF"/>
    <w:rsid w:val="009C5A1C"/>
    <w:rsid w:val="009C5D31"/>
    <w:rsid w:val="009C6771"/>
    <w:rsid w:val="009C7930"/>
    <w:rsid w:val="009D04C8"/>
    <w:rsid w:val="009D0521"/>
    <w:rsid w:val="009D0FB4"/>
    <w:rsid w:val="009D20F9"/>
    <w:rsid w:val="009D380A"/>
    <w:rsid w:val="009D3980"/>
    <w:rsid w:val="009D3BCB"/>
    <w:rsid w:val="009D3D3C"/>
    <w:rsid w:val="009D3FE5"/>
    <w:rsid w:val="009D4AFB"/>
    <w:rsid w:val="009D5B60"/>
    <w:rsid w:val="009D6EDE"/>
    <w:rsid w:val="009D72B0"/>
    <w:rsid w:val="009E0F33"/>
    <w:rsid w:val="009E177B"/>
    <w:rsid w:val="009E1D0A"/>
    <w:rsid w:val="009E2496"/>
    <w:rsid w:val="009E2611"/>
    <w:rsid w:val="009E519A"/>
    <w:rsid w:val="009E59C4"/>
    <w:rsid w:val="009E59F0"/>
    <w:rsid w:val="009E5F53"/>
    <w:rsid w:val="009E5FE5"/>
    <w:rsid w:val="009E6431"/>
    <w:rsid w:val="009F0BCA"/>
    <w:rsid w:val="009F1D6A"/>
    <w:rsid w:val="009F1E3A"/>
    <w:rsid w:val="009F2B9A"/>
    <w:rsid w:val="009F3A21"/>
    <w:rsid w:val="009F3EE5"/>
    <w:rsid w:val="009F3F8F"/>
    <w:rsid w:val="009F4838"/>
    <w:rsid w:val="009F561D"/>
    <w:rsid w:val="009F56ED"/>
    <w:rsid w:val="00A0016D"/>
    <w:rsid w:val="00A021B8"/>
    <w:rsid w:val="00A02462"/>
    <w:rsid w:val="00A02696"/>
    <w:rsid w:val="00A0277C"/>
    <w:rsid w:val="00A032BD"/>
    <w:rsid w:val="00A03575"/>
    <w:rsid w:val="00A03825"/>
    <w:rsid w:val="00A03955"/>
    <w:rsid w:val="00A053CB"/>
    <w:rsid w:val="00A05B92"/>
    <w:rsid w:val="00A05D9B"/>
    <w:rsid w:val="00A0654D"/>
    <w:rsid w:val="00A07199"/>
    <w:rsid w:val="00A07EA8"/>
    <w:rsid w:val="00A07FB3"/>
    <w:rsid w:val="00A10E82"/>
    <w:rsid w:val="00A122E6"/>
    <w:rsid w:val="00A12B2B"/>
    <w:rsid w:val="00A12B98"/>
    <w:rsid w:val="00A130FF"/>
    <w:rsid w:val="00A15CE0"/>
    <w:rsid w:val="00A179DC"/>
    <w:rsid w:val="00A17AE3"/>
    <w:rsid w:val="00A17F00"/>
    <w:rsid w:val="00A20092"/>
    <w:rsid w:val="00A2072D"/>
    <w:rsid w:val="00A20DEC"/>
    <w:rsid w:val="00A21000"/>
    <w:rsid w:val="00A2101B"/>
    <w:rsid w:val="00A21949"/>
    <w:rsid w:val="00A222FB"/>
    <w:rsid w:val="00A22978"/>
    <w:rsid w:val="00A22FDD"/>
    <w:rsid w:val="00A235B1"/>
    <w:rsid w:val="00A23632"/>
    <w:rsid w:val="00A23FB1"/>
    <w:rsid w:val="00A27C24"/>
    <w:rsid w:val="00A302A0"/>
    <w:rsid w:val="00A31D7B"/>
    <w:rsid w:val="00A3225E"/>
    <w:rsid w:val="00A322C3"/>
    <w:rsid w:val="00A32E70"/>
    <w:rsid w:val="00A34331"/>
    <w:rsid w:val="00A35CA0"/>
    <w:rsid w:val="00A36372"/>
    <w:rsid w:val="00A364F3"/>
    <w:rsid w:val="00A4050B"/>
    <w:rsid w:val="00A421DA"/>
    <w:rsid w:val="00A42851"/>
    <w:rsid w:val="00A4307B"/>
    <w:rsid w:val="00A43585"/>
    <w:rsid w:val="00A4384C"/>
    <w:rsid w:val="00A44592"/>
    <w:rsid w:val="00A4463A"/>
    <w:rsid w:val="00A450AE"/>
    <w:rsid w:val="00A4550A"/>
    <w:rsid w:val="00A4561A"/>
    <w:rsid w:val="00A464A7"/>
    <w:rsid w:val="00A46A4E"/>
    <w:rsid w:val="00A47E59"/>
    <w:rsid w:val="00A502BA"/>
    <w:rsid w:val="00A50C35"/>
    <w:rsid w:val="00A51998"/>
    <w:rsid w:val="00A51DF3"/>
    <w:rsid w:val="00A520D2"/>
    <w:rsid w:val="00A525D7"/>
    <w:rsid w:val="00A526E3"/>
    <w:rsid w:val="00A533AA"/>
    <w:rsid w:val="00A54308"/>
    <w:rsid w:val="00A54DC6"/>
    <w:rsid w:val="00A55949"/>
    <w:rsid w:val="00A5692D"/>
    <w:rsid w:val="00A56D1E"/>
    <w:rsid w:val="00A56E66"/>
    <w:rsid w:val="00A570F9"/>
    <w:rsid w:val="00A57843"/>
    <w:rsid w:val="00A60180"/>
    <w:rsid w:val="00A61881"/>
    <w:rsid w:val="00A63ACE"/>
    <w:rsid w:val="00A6523C"/>
    <w:rsid w:val="00A6683B"/>
    <w:rsid w:val="00A66BF2"/>
    <w:rsid w:val="00A671FC"/>
    <w:rsid w:val="00A67304"/>
    <w:rsid w:val="00A67730"/>
    <w:rsid w:val="00A67B60"/>
    <w:rsid w:val="00A7007A"/>
    <w:rsid w:val="00A70C98"/>
    <w:rsid w:val="00A70E5F"/>
    <w:rsid w:val="00A71509"/>
    <w:rsid w:val="00A71B18"/>
    <w:rsid w:val="00A72151"/>
    <w:rsid w:val="00A72606"/>
    <w:rsid w:val="00A72AC4"/>
    <w:rsid w:val="00A72E3D"/>
    <w:rsid w:val="00A73AE4"/>
    <w:rsid w:val="00A745A1"/>
    <w:rsid w:val="00A75436"/>
    <w:rsid w:val="00A75C1F"/>
    <w:rsid w:val="00A77776"/>
    <w:rsid w:val="00A77926"/>
    <w:rsid w:val="00A80C1B"/>
    <w:rsid w:val="00A80FB5"/>
    <w:rsid w:val="00A81138"/>
    <w:rsid w:val="00A82676"/>
    <w:rsid w:val="00A82C8C"/>
    <w:rsid w:val="00A83697"/>
    <w:rsid w:val="00A83D35"/>
    <w:rsid w:val="00A84AA4"/>
    <w:rsid w:val="00A84CD2"/>
    <w:rsid w:val="00A84E6B"/>
    <w:rsid w:val="00A8532B"/>
    <w:rsid w:val="00A85AA3"/>
    <w:rsid w:val="00A86A00"/>
    <w:rsid w:val="00A86C52"/>
    <w:rsid w:val="00A87989"/>
    <w:rsid w:val="00A879B3"/>
    <w:rsid w:val="00A87D42"/>
    <w:rsid w:val="00A907EA"/>
    <w:rsid w:val="00A9121F"/>
    <w:rsid w:val="00A9126B"/>
    <w:rsid w:val="00A9248A"/>
    <w:rsid w:val="00A92DF4"/>
    <w:rsid w:val="00A94D3F"/>
    <w:rsid w:val="00A95FFE"/>
    <w:rsid w:val="00A96072"/>
    <w:rsid w:val="00A96ED1"/>
    <w:rsid w:val="00AA0662"/>
    <w:rsid w:val="00AA0996"/>
    <w:rsid w:val="00AA0FF2"/>
    <w:rsid w:val="00AA1564"/>
    <w:rsid w:val="00AA1944"/>
    <w:rsid w:val="00AA1EEC"/>
    <w:rsid w:val="00AA1F37"/>
    <w:rsid w:val="00AA21FD"/>
    <w:rsid w:val="00AA26C5"/>
    <w:rsid w:val="00AA3283"/>
    <w:rsid w:val="00AA3AFE"/>
    <w:rsid w:val="00AA5C4C"/>
    <w:rsid w:val="00AA61B8"/>
    <w:rsid w:val="00AA6674"/>
    <w:rsid w:val="00AB0CB3"/>
    <w:rsid w:val="00AB11F0"/>
    <w:rsid w:val="00AB1B04"/>
    <w:rsid w:val="00AB2759"/>
    <w:rsid w:val="00AB27D1"/>
    <w:rsid w:val="00AB2D44"/>
    <w:rsid w:val="00AB2D8B"/>
    <w:rsid w:val="00AB2FCD"/>
    <w:rsid w:val="00AB3B31"/>
    <w:rsid w:val="00AB3C54"/>
    <w:rsid w:val="00AB436F"/>
    <w:rsid w:val="00AB4404"/>
    <w:rsid w:val="00AB47B5"/>
    <w:rsid w:val="00AB50D8"/>
    <w:rsid w:val="00AB5623"/>
    <w:rsid w:val="00AB58C0"/>
    <w:rsid w:val="00AB5A9F"/>
    <w:rsid w:val="00AB60F8"/>
    <w:rsid w:val="00AB676F"/>
    <w:rsid w:val="00AB6B5C"/>
    <w:rsid w:val="00AB6BD7"/>
    <w:rsid w:val="00AB6DE3"/>
    <w:rsid w:val="00AC085F"/>
    <w:rsid w:val="00AC0941"/>
    <w:rsid w:val="00AC102D"/>
    <w:rsid w:val="00AC200F"/>
    <w:rsid w:val="00AC2A48"/>
    <w:rsid w:val="00AC2F80"/>
    <w:rsid w:val="00AC3433"/>
    <w:rsid w:val="00AC411D"/>
    <w:rsid w:val="00AC49C0"/>
    <w:rsid w:val="00AC4ACB"/>
    <w:rsid w:val="00AC4AF0"/>
    <w:rsid w:val="00AC4BEA"/>
    <w:rsid w:val="00AC4CFB"/>
    <w:rsid w:val="00AC65FA"/>
    <w:rsid w:val="00AC72AA"/>
    <w:rsid w:val="00AC7763"/>
    <w:rsid w:val="00AC7AB9"/>
    <w:rsid w:val="00AC7C44"/>
    <w:rsid w:val="00AC7DEB"/>
    <w:rsid w:val="00AD04C0"/>
    <w:rsid w:val="00AD29FA"/>
    <w:rsid w:val="00AD2D56"/>
    <w:rsid w:val="00AD382C"/>
    <w:rsid w:val="00AD428A"/>
    <w:rsid w:val="00AD43D4"/>
    <w:rsid w:val="00AD4878"/>
    <w:rsid w:val="00AD50BF"/>
    <w:rsid w:val="00AD53B0"/>
    <w:rsid w:val="00AD62BC"/>
    <w:rsid w:val="00AD6844"/>
    <w:rsid w:val="00AD71AA"/>
    <w:rsid w:val="00AD75B9"/>
    <w:rsid w:val="00AD7908"/>
    <w:rsid w:val="00AE08C1"/>
    <w:rsid w:val="00AE0CFB"/>
    <w:rsid w:val="00AE1E58"/>
    <w:rsid w:val="00AE5186"/>
    <w:rsid w:val="00AE5771"/>
    <w:rsid w:val="00AE7797"/>
    <w:rsid w:val="00AF0405"/>
    <w:rsid w:val="00AF0F82"/>
    <w:rsid w:val="00AF2D27"/>
    <w:rsid w:val="00AF33C5"/>
    <w:rsid w:val="00AF3DED"/>
    <w:rsid w:val="00AF5258"/>
    <w:rsid w:val="00AF6183"/>
    <w:rsid w:val="00AF6A99"/>
    <w:rsid w:val="00AF7A4D"/>
    <w:rsid w:val="00B002F9"/>
    <w:rsid w:val="00B0087F"/>
    <w:rsid w:val="00B02AC7"/>
    <w:rsid w:val="00B03050"/>
    <w:rsid w:val="00B03936"/>
    <w:rsid w:val="00B03AC3"/>
    <w:rsid w:val="00B03D9D"/>
    <w:rsid w:val="00B04DC2"/>
    <w:rsid w:val="00B06529"/>
    <w:rsid w:val="00B065A7"/>
    <w:rsid w:val="00B06B6A"/>
    <w:rsid w:val="00B06E6D"/>
    <w:rsid w:val="00B07088"/>
    <w:rsid w:val="00B07521"/>
    <w:rsid w:val="00B075E7"/>
    <w:rsid w:val="00B079A2"/>
    <w:rsid w:val="00B10107"/>
    <w:rsid w:val="00B10606"/>
    <w:rsid w:val="00B10B71"/>
    <w:rsid w:val="00B11131"/>
    <w:rsid w:val="00B11772"/>
    <w:rsid w:val="00B1215B"/>
    <w:rsid w:val="00B12220"/>
    <w:rsid w:val="00B13A5C"/>
    <w:rsid w:val="00B13EF2"/>
    <w:rsid w:val="00B15C39"/>
    <w:rsid w:val="00B15C9E"/>
    <w:rsid w:val="00B165B0"/>
    <w:rsid w:val="00B16C34"/>
    <w:rsid w:val="00B16D16"/>
    <w:rsid w:val="00B17CCC"/>
    <w:rsid w:val="00B21D69"/>
    <w:rsid w:val="00B21F8A"/>
    <w:rsid w:val="00B22304"/>
    <w:rsid w:val="00B24014"/>
    <w:rsid w:val="00B241B9"/>
    <w:rsid w:val="00B24391"/>
    <w:rsid w:val="00B24D9D"/>
    <w:rsid w:val="00B24E6D"/>
    <w:rsid w:val="00B2549B"/>
    <w:rsid w:val="00B254D6"/>
    <w:rsid w:val="00B260B6"/>
    <w:rsid w:val="00B261BA"/>
    <w:rsid w:val="00B261CC"/>
    <w:rsid w:val="00B27ABB"/>
    <w:rsid w:val="00B308C5"/>
    <w:rsid w:val="00B31413"/>
    <w:rsid w:val="00B31BED"/>
    <w:rsid w:val="00B31E13"/>
    <w:rsid w:val="00B31E9C"/>
    <w:rsid w:val="00B3281C"/>
    <w:rsid w:val="00B352A4"/>
    <w:rsid w:val="00B3589E"/>
    <w:rsid w:val="00B37491"/>
    <w:rsid w:val="00B37E6E"/>
    <w:rsid w:val="00B40066"/>
    <w:rsid w:val="00B4183E"/>
    <w:rsid w:val="00B41F1A"/>
    <w:rsid w:val="00B42B0F"/>
    <w:rsid w:val="00B4454D"/>
    <w:rsid w:val="00B448E3"/>
    <w:rsid w:val="00B453B6"/>
    <w:rsid w:val="00B4587C"/>
    <w:rsid w:val="00B45C22"/>
    <w:rsid w:val="00B460EB"/>
    <w:rsid w:val="00B47536"/>
    <w:rsid w:val="00B51109"/>
    <w:rsid w:val="00B51298"/>
    <w:rsid w:val="00B51FF2"/>
    <w:rsid w:val="00B520EA"/>
    <w:rsid w:val="00B53045"/>
    <w:rsid w:val="00B532F6"/>
    <w:rsid w:val="00B533B3"/>
    <w:rsid w:val="00B533F4"/>
    <w:rsid w:val="00B53C59"/>
    <w:rsid w:val="00B53F60"/>
    <w:rsid w:val="00B544A0"/>
    <w:rsid w:val="00B546EE"/>
    <w:rsid w:val="00B5521F"/>
    <w:rsid w:val="00B55554"/>
    <w:rsid w:val="00B560B0"/>
    <w:rsid w:val="00B563B6"/>
    <w:rsid w:val="00B5646D"/>
    <w:rsid w:val="00B5650C"/>
    <w:rsid w:val="00B56779"/>
    <w:rsid w:val="00B57AE9"/>
    <w:rsid w:val="00B57C0B"/>
    <w:rsid w:val="00B57E57"/>
    <w:rsid w:val="00B6203B"/>
    <w:rsid w:val="00B6246C"/>
    <w:rsid w:val="00B62C07"/>
    <w:rsid w:val="00B62C75"/>
    <w:rsid w:val="00B647F9"/>
    <w:rsid w:val="00B64D12"/>
    <w:rsid w:val="00B6548C"/>
    <w:rsid w:val="00B655C1"/>
    <w:rsid w:val="00B65818"/>
    <w:rsid w:val="00B658EC"/>
    <w:rsid w:val="00B66AC8"/>
    <w:rsid w:val="00B672AC"/>
    <w:rsid w:val="00B7021E"/>
    <w:rsid w:val="00B70B96"/>
    <w:rsid w:val="00B71060"/>
    <w:rsid w:val="00B715DC"/>
    <w:rsid w:val="00B71E29"/>
    <w:rsid w:val="00B71E5D"/>
    <w:rsid w:val="00B71E88"/>
    <w:rsid w:val="00B72FC5"/>
    <w:rsid w:val="00B73012"/>
    <w:rsid w:val="00B7318D"/>
    <w:rsid w:val="00B73D88"/>
    <w:rsid w:val="00B74DDF"/>
    <w:rsid w:val="00B761FC"/>
    <w:rsid w:val="00B76944"/>
    <w:rsid w:val="00B7705A"/>
    <w:rsid w:val="00B77B8C"/>
    <w:rsid w:val="00B77BD2"/>
    <w:rsid w:val="00B77F3C"/>
    <w:rsid w:val="00B8017D"/>
    <w:rsid w:val="00B80351"/>
    <w:rsid w:val="00B8045D"/>
    <w:rsid w:val="00B80762"/>
    <w:rsid w:val="00B82F2C"/>
    <w:rsid w:val="00B8338A"/>
    <w:rsid w:val="00B83CB7"/>
    <w:rsid w:val="00B8472F"/>
    <w:rsid w:val="00B8484E"/>
    <w:rsid w:val="00B869C9"/>
    <w:rsid w:val="00B86B37"/>
    <w:rsid w:val="00B86ECD"/>
    <w:rsid w:val="00B873F3"/>
    <w:rsid w:val="00B87808"/>
    <w:rsid w:val="00B87A2C"/>
    <w:rsid w:val="00B87D42"/>
    <w:rsid w:val="00B92EDE"/>
    <w:rsid w:val="00B92EE5"/>
    <w:rsid w:val="00B92F40"/>
    <w:rsid w:val="00B9362C"/>
    <w:rsid w:val="00B94253"/>
    <w:rsid w:val="00B943A4"/>
    <w:rsid w:val="00B950EE"/>
    <w:rsid w:val="00B95644"/>
    <w:rsid w:val="00B96075"/>
    <w:rsid w:val="00B96749"/>
    <w:rsid w:val="00B96ECD"/>
    <w:rsid w:val="00B97120"/>
    <w:rsid w:val="00B979BD"/>
    <w:rsid w:val="00BA0673"/>
    <w:rsid w:val="00BA079D"/>
    <w:rsid w:val="00BA0D00"/>
    <w:rsid w:val="00BA137D"/>
    <w:rsid w:val="00BA13B8"/>
    <w:rsid w:val="00BA1C44"/>
    <w:rsid w:val="00BA2264"/>
    <w:rsid w:val="00BA2458"/>
    <w:rsid w:val="00BA295E"/>
    <w:rsid w:val="00BA2AA7"/>
    <w:rsid w:val="00BA2AA9"/>
    <w:rsid w:val="00BA2B76"/>
    <w:rsid w:val="00BA2C72"/>
    <w:rsid w:val="00BA2DD0"/>
    <w:rsid w:val="00BA38B5"/>
    <w:rsid w:val="00BA4373"/>
    <w:rsid w:val="00BA4E5D"/>
    <w:rsid w:val="00BA50C7"/>
    <w:rsid w:val="00BA56F5"/>
    <w:rsid w:val="00BA628A"/>
    <w:rsid w:val="00BA6F55"/>
    <w:rsid w:val="00BA78D4"/>
    <w:rsid w:val="00BB1375"/>
    <w:rsid w:val="00BB2C19"/>
    <w:rsid w:val="00BB2E98"/>
    <w:rsid w:val="00BB3014"/>
    <w:rsid w:val="00BB364F"/>
    <w:rsid w:val="00BB38ED"/>
    <w:rsid w:val="00BB3BAF"/>
    <w:rsid w:val="00BB4334"/>
    <w:rsid w:val="00BB48C8"/>
    <w:rsid w:val="00BB52FA"/>
    <w:rsid w:val="00BB5C90"/>
    <w:rsid w:val="00BB5E0E"/>
    <w:rsid w:val="00BB65AB"/>
    <w:rsid w:val="00BC00BC"/>
    <w:rsid w:val="00BC0905"/>
    <w:rsid w:val="00BC13BC"/>
    <w:rsid w:val="00BC2C7D"/>
    <w:rsid w:val="00BC3FF9"/>
    <w:rsid w:val="00BC43A4"/>
    <w:rsid w:val="00BC4F55"/>
    <w:rsid w:val="00BC5CC0"/>
    <w:rsid w:val="00BC65B3"/>
    <w:rsid w:val="00BC6EC0"/>
    <w:rsid w:val="00BC7119"/>
    <w:rsid w:val="00BD0A7E"/>
    <w:rsid w:val="00BD1FC1"/>
    <w:rsid w:val="00BD2E48"/>
    <w:rsid w:val="00BD304D"/>
    <w:rsid w:val="00BD3283"/>
    <w:rsid w:val="00BD346C"/>
    <w:rsid w:val="00BD3571"/>
    <w:rsid w:val="00BD3DFE"/>
    <w:rsid w:val="00BD4671"/>
    <w:rsid w:val="00BD5A47"/>
    <w:rsid w:val="00BD7578"/>
    <w:rsid w:val="00BD75D8"/>
    <w:rsid w:val="00BD7A7A"/>
    <w:rsid w:val="00BD7F3C"/>
    <w:rsid w:val="00BE02D1"/>
    <w:rsid w:val="00BE0348"/>
    <w:rsid w:val="00BE0B32"/>
    <w:rsid w:val="00BE11B3"/>
    <w:rsid w:val="00BE1952"/>
    <w:rsid w:val="00BE19E3"/>
    <w:rsid w:val="00BE1FD7"/>
    <w:rsid w:val="00BE2AB8"/>
    <w:rsid w:val="00BE31F4"/>
    <w:rsid w:val="00BE353B"/>
    <w:rsid w:val="00BE3C21"/>
    <w:rsid w:val="00BE3C78"/>
    <w:rsid w:val="00BE401F"/>
    <w:rsid w:val="00BE479F"/>
    <w:rsid w:val="00BE4F24"/>
    <w:rsid w:val="00BE5855"/>
    <w:rsid w:val="00BE73F0"/>
    <w:rsid w:val="00BE772A"/>
    <w:rsid w:val="00BE7FA6"/>
    <w:rsid w:val="00BF0FDA"/>
    <w:rsid w:val="00BF1468"/>
    <w:rsid w:val="00BF1529"/>
    <w:rsid w:val="00BF2122"/>
    <w:rsid w:val="00BF278F"/>
    <w:rsid w:val="00BF27FB"/>
    <w:rsid w:val="00BF339B"/>
    <w:rsid w:val="00BF377B"/>
    <w:rsid w:val="00BF3F2A"/>
    <w:rsid w:val="00BF4787"/>
    <w:rsid w:val="00BF5C34"/>
    <w:rsid w:val="00BF633E"/>
    <w:rsid w:val="00BF774F"/>
    <w:rsid w:val="00BF7A0E"/>
    <w:rsid w:val="00C0010D"/>
    <w:rsid w:val="00C01986"/>
    <w:rsid w:val="00C01C9E"/>
    <w:rsid w:val="00C0201C"/>
    <w:rsid w:val="00C039B8"/>
    <w:rsid w:val="00C0516C"/>
    <w:rsid w:val="00C051EE"/>
    <w:rsid w:val="00C05757"/>
    <w:rsid w:val="00C0577A"/>
    <w:rsid w:val="00C06B27"/>
    <w:rsid w:val="00C06B4B"/>
    <w:rsid w:val="00C07127"/>
    <w:rsid w:val="00C10F08"/>
    <w:rsid w:val="00C11277"/>
    <w:rsid w:val="00C1194B"/>
    <w:rsid w:val="00C125DF"/>
    <w:rsid w:val="00C12775"/>
    <w:rsid w:val="00C13B71"/>
    <w:rsid w:val="00C14101"/>
    <w:rsid w:val="00C14F9C"/>
    <w:rsid w:val="00C15237"/>
    <w:rsid w:val="00C154F8"/>
    <w:rsid w:val="00C15683"/>
    <w:rsid w:val="00C15DB5"/>
    <w:rsid w:val="00C15FD8"/>
    <w:rsid w:val="00C17262"/>
    <w:rsid w:val="00C177F4"/>
    <w:rsid w:val="00C17D0D"/>
    <w:rsid w:val="00C202C5"/>
    <w:rsid w:val="00C205B1"/>
    <w:rsid w:val="00C21576"/>
    <w:rsid w:val="00C21CDA"/>
    <w:rsid w:val="00C2230A"/>
    <w:rsid w:val="00C22442"/>
    <w:rsid w:val="00C23018"/>
    <w:rsid w:val="00C2378F"/>
    <w:rsid w:val="00C23DDB"/>
    <w:rsid w:val="00C243E2"/>
    <w:rsid w:val="00C2496C"/>
    <w:rsid w:val="00C24A14"/>
    <w:rsid w:val="00C250E2"/>
    <w:rsid w:val="00C26B71"/>
    <w:rsid w:val="00C27746"/>
    <w:rsid w:val="00C27B1E"/>
    <w:rsid w:val="00C27CC6"/>
    <w:rsid w:val="00C30BA8"/>
    <w:rsid w:val="00C3191E"/>
    <w:rsid w:val="00C31CA5"/>
    <w:rsid w:val="00C32335"/>
    <w:rsid w:val="00C34A04"/>
    <w:rsid w:val="00C34B6D"/>
    <w:rsid w:val="00C34D11"/>
    <w:rsid w:val="00C36DD7"/>
    <w:rsid w:val="00C37012"/>
    <w:rsid w:val="00C37CCD"/>
    <w:rsid w:val="00C40908"/>
    <w:rsid w:val="00C40C44"/>
    <w:rsid w:val="00C40D4F"/>
    <w:rsid w:val="00C41977"/>
    <w:rsid w:val="00C424CA"/>
    <w:rsid w:val="00C4327E"/>
    <w:rsid w:val="00C43495"/>
    <w:rsid w:val="00C43D2F"/>
    <w:rsid w:val="00C43F4F"/>
    <w:rsid w:val="00C4453D"/>
    <w:rsid w:val="00C44820"/>
    <w:rsid w:val="00C455B7"/>
    <w:rsid w:val="00C45D54"/>
    <w:rsid w:val="00C4602C"/>
    <w:rsid w:val="00C47737"/>
    <w:rsid w:val="00C50D9E"/>
    <w:rsid w:val="00C514D2"/>
    <w:rsid w:val="00C514DF"/>
    <w:rsid w:val="00C51650"/>
    <w:rsid w:val="00C52427"/>
    <w:rsid w:val="00C52B3E"/>
    <w:rsid w:val="00C53F5A"/>
    <w:rsid w:val="00C541ED"/>
    <w:rsid w:val="00C54FD5"/>
    <w:rsid w:val="00C55856"/>
    <w:rsid w:val="00C55FE3"/>
    <w:rsid w:val="00C56C06"/>
    <w:rsid w:val="00C6018D"/>
    <w:rsid w:val="00C61088"/>
    <w:rsid w:val="00C6134D"/>
    <w:rsid w:val="00C61412"/>
    <w:rsid w:val="00C61BCA"/>
    <w:rsid w:val="00C6216A"/>
    <w:rsid w:val="00C649B5"/>
    <w:rsid w:val="00C649F5"/>
    <w:rsid w:val="00C64C7F"/>
    <w:rsid w:val="00C653B5"/>
    <w:rsid w:val="00C6581D"/>
    <w:rsid w:val="00C65A24"/>
    <w:rsid w:val="00C65EE6"/>
    <w:rsid w:val="00C66494"/>
    <w:rsid w:val="00C6670F"/>
    <w:rsid w:val="00C6674F"/>
    <w:rsid w:val="00C673EA"/>
    <w:rsid w:val="00C70000"/>
    <w:rsid w:val="00C70253"/>
    <w:rsid w:val="00C71CF8"/>
    <w:rsid w:val="00C72652"/>
    <w:rsid w:val="00C72856"/>
    <w:rsid w:val="00C73433"/>
    <w:rsid w:val="00C73750"/>
    <w:rsid w:val="00C73A7D"/>
    <w:rsid w:val="00C74772"/>
    <w:rsid w:val="00C7489B"/>
    <w:rsid w:val="00C7593A"/>
    <w:rsid w:val="00C76E02"/>
    <w:rsid w:val="00C76F48"/>
    <w:rsid w:val="00C772B6"/>
    <w:rsid w:val="00C7740B"/>
    <w:rsid w:val="00C77772"/>
    <w:rsid w:val="00C802D4"/>
    <w:rsid w:val="00C80AD6"/>
    <w:rsid w:val="00C8159F"/>
    <w:rsid w:val="00C819DF"/>
    <w:rsid w:val="00C8294B"/>
    <w:rsid w:val="00C83252"/>
    <w:rsid w:val="00C840BE"/>
    <w:rsid w:val="00C84CAD"/>
    <w:rsid w:val="00C858FD"/>
    <w:rsid w:val="00C858FE"/>
    <w:rsid w:val="00C860D6"/>
    <w:rsid w:val="00C862C7"/>
    <w:rsid w:val="00C8630E"/>
    <w:rsid w:val="00C87291"/>
    <w:rsid w:val="00C87DE6"/>
    <w:rsid w:val="00C915E1"/>
    <w:rsid w:val="00C91B3A"/>
    <w:rsid w:val="00C920CC"/>
    <w:rsid w:val="00C9226A"/>
    <w:rsid w:val="00C92E0D"/>
    <w:rsid w:val="00C9330A"/>
    <w:rsid w:val="00C93B67"/>
    <w:rsid w:val="00C94F70"/>
    <w:rsid w:val="00C95B7C"/>
    <w:rsid w:val="00C968DC"/>
    <w:rsid w:val="00C9694C"/>
    <w:rsid w:val="00C96AC8"/>
    <w:rsid w:val="00C9756B"/>
    <w:rsid w:val="00C97DFD"/>
    <w:rsid w:val="00CA156E"/>
    <w:rsid w:val="00CA42B4"/>
    <w:rsid w:val="00CA4D76"/>
    <w:rsid w:val="00CA5C58"/>
    <w:rsid w:val="00CA629F"/>
    <w:rsid w:val="00CA64F8"/>
    <w:rsid w:val="00CA69FF"/>
    <w:rsid w:val="00CA70FB"/>
    <w:rsid w:val="00CA7495"/>
    <w:rsid w:val="00CA7508"/>
    <w:rsid w:val="00CA7660"/>
    <w:rsid w:val="00CA7866"/>
    <w:rsid w:val="00CB0CDE"/>
    <w:rsid w:val="00CB1105"/>
    <w:rsid w:val="00CB17BA"/>
    <w:rsid w:val="00CB1BD3"/>
    <w:rsid w:val="00CB2606"/>
    <w:rsid w:val="00CB2D47"/>
    <w:rsid w:val="00CB41E9"/>
    <w:rsid w:val="00CB4262"/>
    <w:rsid w:val="00CB434B"/>
    <w:rsid w:val="00CB4DE2"/>
    <w:rsid w:val="00CB5B0F"/>
    <w:rsid w:val="00CB65C4"/>
    <w:rsid w:val="00CB66D8"/>
    <w:rsid w:val="00CB7CDC"/>
    <w:rsid w:val="00CC0399"/>
    <w:rsid w:val="00CC084F"/>
    <w:rsid w:val="00CC200B"/>
    <w:rsid w:val="00CC338A"/>
    <w:rsid w:val="00CC3C36"/>
    <w:rsid w:val="00CC4A73"/>
    <w:rsid w:val="00CC4C08"/>
    <w:rsid w:val="00CC5CDE"/>
    <w:rsid w:val="00CC6288"/>
    <w:rsid w:val="00CC7A18"/>
    <w:rsid w:val="00CD03B8"/>
    <w:rsid w:val="00CD0E03"/>
    <w:rsid w:val="00CD130A"/>
    <w:rsid w:val="00CD322C"/>
    <w:rsid w:val="00CD3616"/>
    <w:rsid w:val="00CD3965"/>
    <w:rsid w:val="00CD4853"/>
    <w:rsid w:val="00CD6668"/>
    <w:rsid w:val="00CD6892"/>
    <w:rsid w:val="00CD78BA"/>
    <w:rsid w:val="00CE035D"/>
    <w:rsid w:val="00CE0B6F"/>
    <w:rsid w:val="00CE15E9"/>
    <w:rsid w:val="00CE21D1"/>
    <w:rsid w:val="00CE22BE"/>
    <w:rsid w:val="00CE365F"/>
    <w:rsid w:val="00CE367D"/>
    <w:rsid w:val="00CE36F8"/>
    <w:rsid w:val="00CE473E"/>
    <w:rsid w:val="00CE48E6"/>
    <w:rsid w:val="00CE4F08"/>
    <w:rsid w:val="00CE5F4A"/>
    <w:rsid w:val="00CE6450"/>
    <w:rsid w:val="00CE6498"/>
    <w:rsid w:val="00CE64B1"/>
    <w:rsid w:val="00CF0A4F"/>
    <w:rsid w:val="00CF0EAE"/>
    <w:rsid w:val="00CF1172"/>
    <w:rsid w:val="00CF1EAC"/>
    <w:rsid w:val="00CF24C3"/>
    <w:rsid w:val="00CF2A6F"/>
    <w:rsid w:val="00CF3AF0"/>
    <w:rsid w:val="00CF4177"/>
    <w:rsid w:val="00CF482B"/>
    <w:rsid w:val="00CF4E17"/>
    <w:rsid w:val="00CF6099"/>
    <w:rsid w:val="00CF660F"/>
    <w:rsid w:val="00CF6B08"/>
    <w:rsid w:val="00CF6EF4"/>
    <w:rsid w:val="00CF7298"/>
    <w:rsid w:val="00D00408"/>
    <w:rsid w:val="00D00E46"/>
    <w:rsid w:val="00D01604"/>
    <w:rsid w:val="00D02195"/>
    <w:rsid w:val="00D0231D"/>
    <w:rsid w:val="00D0247B"/>
    <w:rsid w:val="00D02BD0"/>
    <w:rsid w:val="00D02FDD"/>
    <w:rsid w:val="00D034F4"/>
    <w:rsid w:val="00D039F2"/>
    <w:rsid w:val="00D03F7C"/>
    <w:rsid w:val="00D0456B"/>
    <w:rsid w:val="00D04646"/>
    <w:rsid w:val="00D05511"/>
    <w:rsid w:val="00D05756"/>
    <w:rsid w:val="00D068A5"/>
    <w:rsid w:val="00D0759C"/>
    <w:rsid w:val="00D07D3E"/>
    <w:rsid w:val="00D11258"/>
    <w:rsid w:val="00D11876"/>
    <w:rsid w:val="00D128DB"/>
    <w:rsid w:val="00D1371B"/>
    <w:rsid w:val="00D14B63"/>
    <w:rsid w:val="00D15116"/>
    <w:rsid w:val="00D15E6A"/>
    <w:rsid w:val="00D173F7"/>
    <w:rsid w:val="00D175ED"/>
    <w:rsid w:val="00D2054C"/>
    <w:rsid w:val="00D213BA"/>
    <w:rsid w:val="00D2178B"/>
    <w:rsid w:val="00D220A9"/>
    <w:rsid w:val="00D222E1"/>
    <w:rsid w:val="00D22452"/>
    <w:rsid w:val="00D23772"/>
    <w:rsid w:val="00D2398C"/>
    <w:rsid w:val="00D25156"/>
    <w:rsid w:val="00D2653E"/>
    <w:rsid w:val="00D268C8"/>
    <w:rsid w:val="00D26A3D"/>
    <w:rsid w:val="00D26B32"/>
    <w:rsid w:val="00D27A42"/>
    <w:rsid w:val="00D27BB2"/>
    <w:rsid w:val="00D3007D"/>
    <w:rsid w:val="00D30E69"/>
    <w:rsid w:val="00D32005"/>
    <w:rsid w:val="00D32D1E"/>
    <w:rsid w:val="00D34428"/>
    <w:rsid w:val="00D3542A"/>
    <w:rsid w:val="00D36643"/>
    <w:rsid w:val="00D36964"/>
    <w:rsid w:val="00D376EA"/>
    <w:rsid w:val="00D37DCA"/>
    <w:rsid w:val="00D4102C"/>
    <w:rsid w:val="00D42398"/>
    <w:rsid w:val="00D43E49"/>
    <w:rsid w:val="00D4464B"/>
    <w:rsid w:val="00D45E07"/>
    <w:rsid w:val="00D4642B"/>
    <w:rsid w:val="00D468B0"/>
    <w:rsid w:val="00D46BE1"/>
    <w:rsid w:val="00D46D1D"/>
    <w:rsid w:val="00D47155"/>
    <w:rsid w:val="00D47313"/>
    <w:rsid w:val="00D473EF"/>
    <w:rsid w:val="00D47464"/>
    <w:rsid w:val="00D4796C"/>
    <w:rsid w:val="00D47D4E"/>
    <w:rsid w:val="00D5170B"/>
    <w:rsid w:val="00D5187C"/>
    <w:rsid w:val="00D5194E"/>
    <w:rsid w:val="00D51B2E"/>
    <w:rsid w:val="00D51BBF"/>
    <w:rsid w:val="00D51D16"/>
    <w:rsid w:val="00D5290C"/>
    <w:rsid w:val="00D53F21"/>
    <w:rsid w:val="00D544BA"/>
    <w:rsid w:val="00D544E5"/>
    <w:rsid w:val="00D54547"/>
    <w:rsid w:val="00D54880"/>
    <w:rsid w:val="00D55A55"/>
    <w:rsid w:val="00D55D87"/>
    <w:rsid w:val="00D5609D"/>
    <w:rsid w:val="00D570E7"/>
    <w:rsid w:val="00D5762F"/>
    <w:rsid w:val="00D579C0"/>
    <w:rsid w:val="00D57FC9"/>
    <w:rsid w:val="00D6040F"/>
    <w:rsid w:val="00D60926"/>
    <w:rsid w:val="00D61393"/>
    <w:rsid w:val="00D61B1A"/>
    <w:rsid w:val="00D62BFD"/>
    <w:rsid w:val="00D63731"/>
    <w:rsid w:val="00D65448"/>
    <w:rsid w:val="00D65470"/>
    <w:rsid w:val="00D6562B"/>
    <w:rsid w:val="00D65A09"/>
    <w:rsid w:val="00D65B03"/>
    <w:rsid w:val="00D66C21"/>
    <w:rsid w:val="00D67204"/>
    <w:rsid w:val="00D67A60"/>
    <w:rsid w:val="00D67ADF"/>
    <w:rsid w:val="00D7078B"/>
    <w:rsid w:val="00D70A6E"/>
    <w:rsid w:val="00D71374"/>
    <w:rsid w:val="00D721C9"/>
    <w:rsid w:val="00D72D32"/>
    <w:rsid w:val="00D73174"/>
    <w:rsid w:val="00D73292"/>
    <w:rsid w:val="00D735AC"/>
    <w:rsid w:val="00D737B9"/>
    <w:rsid w:val="00D73E28"/>
    <w:rsid w:val="00D743E6"/>
    <w:rsid w:val="00D74CD0"/>
    <w:rsid w:val="00D774C7"/>
    <w:rsid w:val="00D778DA"/>
    <w:rsid w:val="00D77ADD"/>
    <w:rsid w:val="00D80118"/>
    <w:rsid w:val="00D80496"/>
    <w:rsid w:val="00D8206D"/>
    <w:rsid w:val="00D82C7D"/>
    <w:rsid w:val="00D834F9"/>
    <w:rsid w:val="00D837D8"/>
    <w:rsid w:val="00D83F97"/>
    <w:rsid w:val="00D846A9"/>
    <w:rsid w:val="00D84F88"/>
    <w:rsid w:val="00D85696"/>
    <w:rsid w:val="00D86094"/>
    <w:rsid w:val="00D86EE2"/>
    <w:rsid w:val="00D86FCB"/>
    <w:rsid w:val="00D87366"/>
    <w:rsid w:val="00D90A8F"/>
    <w:rsid w:val="00D90BAC"/>
    <w:rsid w:val="00D910EB"/>
    <w:rsid w:val="00D912E7"/>
    <w:rsid w:val="00D918A2"/>
    <w:rsid w:val="00D91B2C"/>
    <w:rsid w:val="00D92046"/>
    <w:rsid w:val="00D92869"/>
    <w:rsid w:val="00D93620"/>
    <w:rsid w:val="00D9399C"/>
    <w:rsid w:val="00D939D8"/>
    <w:rsid w:val="00D94D06"/>
    <w:rsid w:val="00D9635E"/>
    <w:rsid w:val="00D96885"/>
    <w:rsid w:val="00D9707F"/>
    <w:rsid w:val="00D975A6"/>
    <w:rsid w:val="00DA040B"/>
    <w:rsid w:val="00DA06BE"/>
    <w:rsid w:val="00DA08C0"/>
    <w:rsid w:val="00DA09A6"/>
    <w:rsid w:val="00DA0B2D"/>
    <w:rsid w:val="00DA1315"/>
    <w:rsid w:val="00DA141C"/>
    <w:rsid w:val="00DA19AA"/>
    <w:rsid w:val="00DA1D2F"/>
    <w:rsid w:val="00DA2883"/>
    <w:rsid w:val="00DA2D0D"/>
    <w:rsid w:val="00DA2E5C"/>
    <w:rsid w:val="00DA3AAD"/>
    <w:rsid w:val="00DA43FF"/>
    <w:rsid w:val="00DA489D"/>
    <w:rsid w:val="00DA4BE7"/>
    <w:rsid w:val="00DA4DA1"/>
    <w:rsid w:val="00DA4DFB"/>
    <w:rsid w:val="00DA5562"/>
    <w:rsid w:val="00DA6668"/>
    <w:rsid w:val="00DA767C"/>
    <w:rsid w:val="00DB02C9"/>
    <w:rsid w:val="00DB06D3"/>
    <w:rsid w:val="00DB0861"/>
    <w:rsid w:val="00DB130A"/>
    <w:rsid w:val="00DB137E"/>
    <w:rsid w:val="00DB1579"/>
    <w:rsid w:val="00DB2FE6"/>
    <w:rsid w:val="00DB3169"/>
    <w:rsid w:val="00DB3E45"/>
    <w:rsid w:val="00DB3E52"/>
    <w:rsid w:val="00DB466D"/>
    <w:rsid w:val="00DB53E9"/>
    <w:rsid w:val="00DB56F2"/>
    <w:rsid w:val="00DB58A9"/>
    <w:rsid w:val="00DB5C0E"/>
    <w:rsid w:val="00DB61FC"/>
    <w:rsid w:val="00DB62D2"/>
    <w:rsid w:val="00DB6A06"/>
    <w:rsid w:val="00DB6B4B"/>
    <w:rsid w:val="00DB6DC0"/>
    <w:rsid w:val="00DB6F00"/>
    <w:rsid w:val="00DB6F1F"/>
    <w:rsid w:val="00DB7B30"/>
    <w:rsid w:val="00DC0D51"/>
    <w:rsid w:val="00DC14C8"/>
    <w:rsid w:val="00DC1569"/>
    <w:rsid w:val="00DC2718"/>
    <w:rsid w:val="00DC2790"/>
    <w:rsid w:val="00DC2B0E"/>
    <w:rsid w:val="00DC393B"/>
    <w:rsid w:val="00DC39F8"/>
    <w:rsid w:val="00DC5495"/>
    <w:rsid w:val="00DC5B1B"/>
    <w:rsid w:val="00DC6708"/>
    <w:rsid w:val="00DC6DEB"/>
    <w:rsid w:val="00DC7AC1"/>
    <w:rsid w:val="00DC7F57"/>
    <w:rsid w:val="00DD0904"/>
    <w:rsid w:val="00DD0C7A"/>
    <w:rsid w:val="00DD0FE2"/>
    <w:rsid w:val="00DD11B2"/>
    <w:rsid w:val="00DD1235"/>
    <w:rsid w:val="00DD184E"/>
    <w:rsid w:val="00DD23BB"/>
    <w:rsid w:val="00DD31E6"/>
    <w:rsid w:val="00DD3666"/>
    <w:rsid w:val="00DD56F5"/>
    <w:rsid w:val="00DD6320"/>
    <w:rsid w:val="00DD6FF5"/>
    <w:rsid w:val="00DE0642"/>
    <w:rsid w:val="00DE0781"/>
    <w:rsid w:val="00DE179F"/>
    <w:rsid w:val="00DE268E"/>
    <w:rsid w:val="00DE3E15"/>
    <w:rsid w:val="00DE416F"/>
    <w:rsid w:val="00DE443B"/>
    <w:rsid w:val="00DE44F9"/>
    <w:rsid w:val="00DE5871"/>
    <w:rsid w:val="00DE6142"/>
    <w:rsid w:val="00DE6623"/>
    <w:rsid w:val="00DE682A"/>
    <w:rsid w:val="00DE6AF9"/>
    <w:rsid w:val="00DE713A"/>
    <w:rsid w:val="00DF0023"/>
    <w:rsid w:val="00DF08AD"/>
    <w:rsid w:val="00DF2F21"/>
    <w:rsid w:val="00DF2F79"/>
    <w:rsid w:val="00DF4ABF"/>
    <w:rsid w:val="00DF4E36"/>
    <w:rsid w:val="00E00088"/>
    <w:rsid w:val="00E02499"/>
    <w:rsid w:val="00E02728"/>
    <w:rsid w:val="00E04EB4"/>
    <w:rsid w:val="00E0584F"/>
    <w:rsid w:val="00E0769C"/>
    <w:rsid w:val="00E079FC"/>
    <w:rsid w:val="00E07F72"/>
    <w:rsid w:val="00E1012C"/>
    <w:rsid w:val="00E104AC"/>
    <w:rsid w:val="00E10594"/>
    <w:rsid w:val="00E12250"/>
    <w:rsid w:val="00E129C2"/>
    <w:rsid w:val="00E12A2E"/>
    <w:rsid w:val="00E13A90"/>
    <w:rsid w:val="00E14029"/>
    <w:rsid w:val="00E141DA"/>
    <w:rsid w:val="00E143D1"/>
    <w:rsid w:val="00E151E6"/>
    <w:rsid w:val="00E15748"/>
    <w:rsid w:val="00E15AF0"/>
    <w:rsid w:val="00E16723"/>
    <w:rsid w:val="00E17636"/>
    <w:rsid w:val="00E17903"/>
    <w:rsid w:val="00E17C45"/>
    <w:rsid w:val="00E17D28"/>
    <w:rsid w:val="00E17EB6"/>
    <w:rsid w:val="00E20F70"/>
    <w:rsid w:val="00E20FD5"/>
    <w:rsid w:val="00E213A6"/>
    <w:rsid w:val="00E214B9"/>
    <w:rsid w:val="00E217F0"/>
    <w:rsid w:val="00E21ED2"/>
    <w:rsid w:val="00E225D0"/>
    <w:rsid w:val="00E233EF"/>
    <w:rsid w:val="00E2366E"/>
    <w:rsid w:val="00E23791"/>
    <w:rsid w:val="00E23D45"/>
    <w:rsid w:val="00E246A9"/>
    <w:rsid w:val="00E24A42"/>
    <w:rsid w:val="00E250C0"/>
    <w:rsid w:val="00E26279"/>
    <w:rsid w:val="00E26701"/>
    <w:rsid w:val="00E27014"/>
    <w:rsid w:val="00E27420"/>
    <w:rsid w:val="00E3049A"/>
    <w:rsid w:val="00E304CA"/>
    <w:rsid w:val="00E307F6"/>
    <w:rsid w:val="00E308AA"/>
    <w:rsid w:val="00E30B22"/>
    <w:rsid w:val="00E32D8E"/>
    <w:rsid w:val="00E3399E"/>
    <w:rsid w:val="00E34943"/>
    <w:rsid w:val="00E35AED"/>
    <w:rsid w:val="00E368BA"/>
    <w:rsid w:val="00E36D4E"/>
    <w:rsid w:val="00E37174"/>
    <w:rsid w:val="00E374B3"/>
    <w:rsid w:val="00E3767E"/>
    <w:rsid w:val="00E37916"/>
    <w:rsid w:val="00E400D3"/>
    <w:rsid w:val="00E41803"/>
    <w:rsid w:val="00E41C1A"/>
    <w:rsid w:val="00E431AE"/>
    <w:rsid w:val="00E435B4"/>
    <w:rsid w:val="00E43C74"/>
    <w:rsid w:val="00E44154"/>
    <w:rsid w:val="00E44DEA"/>
    <w:rsid w:val="00E45C6A"/>
    <w:rsid w:val="00E45E0C"/>
    <w:rsid w:val="00E462AB"/>
    <w:rsid w:val="00E47691"/>
    <w:rsid w:val="00E51F62"/>
    <w:rsid w:val="00E52049"/>
    <w:rsid w:val="00E5234E"/>
    <w:rsid w:val="00E52447"/>
    <w:rsid w:val="00E534E9"/>
    <w:rsid w:val="00E53E22"/>
    <w:rsid w:val="00E5452B"/>
    <w:rsid w:val="00E5475E"/>
    <w:rsid w:val="00E54A43"/>
    <w:rsid w:val="00E5593E"/>
    <w:rsid w:val="00E56164"/>
    <w:rsid w:val="00E56CDD"/>
    <w:rsid w:val="00E57159"/>
    <w:rsid w:val="00E57595"/>
    <w:rsid w:val="00E57BB4"/>
    <w:rsid w:val="00E57D09"/>
    <w:rsid w:val="00E60AB2"/>
    <w:rsid w:val="00E61CFF"/>
    <w:rsid w:val="00E624E6"/>
    <w:rsid w:val="00E62A3D"/>
    <w:rsid w:val="00E62EE0"/>
    <w:rsid w:val="00E631B5"/>
    <w:rsid w:val="00E65106"/>
    <w:rsid w:val="00E675F6"/>
    <w:rsid w:val="00E676DC"/>
    <w:rsid w:val="00E678DA"/>
    <w:rsid w:val="00E71066"/>
    <w:rsid w:val="00E71C56"/>
    <w:rsid w:val="00E72258"/>
    <w:rsid w:val="00E72F4F"/>
    <w:rsid w:val="00E73EEC"/>
    <w:rsid w:val="00E7437B"/>
    <w:rsid w:val="00E746C0"/>
    <w:rsid w:val="00E74B96"/>
    <w:rsid w:val="00E7514F"/>
    <w:rsid w:val="00E7555D"/>
    <w:rsid w:val="00E756B8"/>
    <w:rsid w:val="00E75C56"/>
    <w:rsid w:val="00E76066"/>
    <w:rsid w:val="00E7686A"/>
    <w:rsid w:val="00E76B70"/>
    <w:rsid w:val="00E771E0"/>
    <w:rsid w:val="00E772A6"/>
    <w:rsid w:val="00E7743F"/>
    <w:rsid w:val="00E77CB7"/>
    <w:rsid w:val="00E77DEF"/>
    <w:rsid w:val="00E77E83"/>
    <w:rsid w:val="00E801EF"/>
    <w:rsid w:val="00E80FE5"/>
    <w:rsid w:val="00E82A5A"/>
    <w:rsid w:val="00E83084"/>
    <w:rsid w:val="00E83B5B"/>
    <w:rsid w:val="00E853EC"/>
    <w:rsid w:val="00E8551E"/>
    <w:rsid w:val="00E85798"/>
    <w:rsid w:val="00E85EDA"/>
    <w:rsid w:val="00E85F90"/>
    <w:rsid w:val="00E860ED"/>
    <w:rsid w:val="00E8636F"/>
    <w:rsid w:val="00E86612"/>
    <w:rsid w:val="00E86FC2"/>
    <w:rsid w:val="00E86FC3"/>
    <w:rsid w:val="00E87584"/>
    <w:rsid w:val="00E87B03"/>
    <w:rsid w:val="00E902BF"/>
    <w:rsid w:val="00E90F1E"/>
    <w:rsid w:val="00E91739"/>
    <w:rsid w:val="00E921AF"/>
    <w:rsid w:val="00E92255"/>
    <w:rsid w:val="00E922E3"/>
    <w:rsid w:val="00E924F6"/>
    <w:rsid w:val="00E92933"/>
    <w:rsid w:val="00E9336A"/>
    <w:rsid w:val="00E93D01"/>
    <w:rsid w:val="00E95302"/>
    <w:rsid w:val="00E957F7"/>
    <w:rsid w:val="00E95B86"/>
    <w:rsid w:val="00E96269"/>
    <w:rsid w:val="00E97853"/>
    <w:rsid w:val="00E9798B"/>
    <w:rsid w:val="00EA06F7"/>
    <w:rsid w:val="00EA14F8"/>
    <w:rsid w:val="00EA163D"/>
    <w:rsid w:val="00EA163F"/>
    <w:rsid w:val="00EA16BD"/>
    <w:rsid w:val="00EA1910"/>
    <w:rsid w:val="00EA1EEA"/>
    <w:rsid w:val="00EA20E4"/>
    <w:rsid w:val="00EA2C36"/>
    <w:rsid w:val="00EA331F"/>
    <w:rsid w:val="00EA4186"/>
    <w:rsid w:val="00EA491D"/>
    <w:rsid w:val="00EA5F23"/>
    <w:rsid w:val="00EA6458"/>
    <w:rsid w:val="00EA69C3"/>
    <w:rsid w:val="00EA6AB0"/>
    <w:rsid w:val="00EA6D20"/>
    <w:rsid w:val="00EA787D"/>
    <w:rsid w:val="00EB0E3B"/>
    <w:rsid w:val="00EB1D28"/>
    <w:rsid w:val="00EB22F2"/>
    <w:rsid w:val="00EB293E"/>
    <w:rsid w:val="00EB2F4D"/>
    <w:rsid w:val="00EB31A4"/>
    <w:rsid w:val="00EB4A8A"/>
    <w:rsid w:val="00EB6C34"/>
    <w:rsid w:val="00EC1014"/>
    <w:rsid w:val="00EC1D75"/>
    <w:rsid w:val="00EC2220"/>
    <w:rsid w:val="00EC3486"/>
    <w:rsid w:val="00EC3884"/>
    <w:rsid w:val="00EC3A5C"/>
    <w:rsid w:val="00EC3DCB"/>
    <w:rsid w:val="00EC4CD0"/>
    <w:rsid w:val="00EC4F83"/>
    <w:rsid w:val="00EC5047"/>
    <w:rsid w:val="00EC575E"/>
    <w:rsid w:val="00EC718B"/>
    <w:rsid w:val="00EC7B74"/>
    <w:rsid w:val="00ED06B1"/>
    <w:rsid w:val="00ED0DA2"/>
    <w:rsid w:val="00ED1525"/>
    <w:rsid w:val="00ED159F"/>
    <w:rsid w:val="00ED1923"/>
    <w:rsid w:val="00ED1EF4"/>
    <w:rsid w:val="00ED2CB2"/>
    <w:rsid w:val="00ED3343"/>
    <w:rsid w:val="00ED358A"/>
    <w:rsid w:val="00ED380C"/>
    <w:rsid w:val="00ED3EA5"/>
    <w:rsid w:val="00ED4C3F"/>
    <w:rsid w:val="00ED552D"/>
    <w:rsid w:val="00EE0E3C"/>
    <w:rsid w:val="00EE10A0"/>
    <w:rsid w:val="00EE16F8"/>
    <w:rsid w:val="00EE1F50"/>
    <w:rsid w:val="00EE23A1"/>
    <w:rsid w:val="00EE2702"/>
    <w:rsid w:val="00EE2B56"/>
    <w:rsid w:val="00EE339B"/>
    <w:rsid w:val="00EE3761"/>
    <w:rsid w:val="00EE3DCB"/>
    <w:rsid w:val="00EE43B4"/>
    <w:rsid w:val="00EE511A"/>
    <w:rsid w:val="00EE542E"/>
    <w:rsid w:val="00EE5480"/>
    <w:rsid w:val="00EE5D28"/>
    <w:rsid w:val="00EE6C9C"/>
    <w:rsid w:val="00EE79BE"/>
    <w:rsid w:val="00EF100C"/>
    <w:rsid w:val="00EF135E"/>
    <w:rsid w:val="00EF1E1F"/>
    <w:rsid w:val="00EF1EC1"/>
    <w:rsid w:val="00EF1F41"/>
    <w:rsid w:val="00EF2557"/>
    <w:rsid w:val="00EF2C0F"/>
    <w:rsid w:val="00EF2EEC"/>
    <w:rsid w:val="00EF40F2"/>
    <w:rsid w:val="00EF42E3"/>
    <w:rsid w:val="00EF4663"/>
    <w:rsid w:val="00EF4B5F"/>
    <w:rsid w:val="00EF52B2"/>
    <w:rsid w:val="00EF6D6D"/>
    <w:rsid w:val="00EF6FFD"/>
    <w:rsid w:val="00F001AC"/>
    <w:rsid w:val="00F00419"/>
    <w:rsid w:val="00F00BE7"/>
    <w:rsid w:val="00F0123D"/>
    <w:rsid w:val="00F01248"/>
    <w:rsid w:val="00F01C05"/>
    <w:rsid w:val="00F034A7"/>
    <w:rsid w:val="00F0518F"/>
    <w:rsid w:val="00F052CF"/>
    <w:rsid w:val="00F052D5"/>
    <w:rsid w:val="00F073B6"/>
    <w:rsid w:val="00F07920"/>
    <w:rsid w:val="00F100B9"/>
    <w:rsid w:val="00F10542"/>
    <w:rsid w:val="00F10920"/>
    <w:rsid w:val="00F1134B"/>
    <w:rsid w:val="00F119DB"/>
    <w:rsid w:val="00F11C4F"/>
    <w:rsid w:val="00F12728"/>
    <w:rsid w:val="00F12905"/>
    <w:rsid w:val="00F13FA0"/>
    <w:rsid w:val="00F14E58"/>
    <w:rsid w:val="00F1678A"/>
    <w:rsid w:val="00F1692C"/>
    <w:rsid w:val="00F171E9"/>
    <w:rsid w:val="00F1790C"/>
    <w:rsid w:val="00F17E5D"/>
    <w:rsid w:val="00F20767"/>
    <w:rsid w:val="00F21915"/>
    <w:rsid w:val="00F2195A"/>
    <w:rsid w:val="00F21FFB"/>
    <w:rsid w:val="00F24FF9"/>
    <w:rsid w:val="00F25292"/>
    <w:rsid w:val="00F256ED"/>
    <w:rsid w:val="00F25D73"/>
    <w:rsid w:val="00F26A02"/>
    <w:rsid w:val="00F26DB8"/>
    <w:rsid w:val="00F30485"/>
    <w:rsid w:val="00F30786"/>
    <w:rsid w:val="00F345A2"/>
    <w:rsid w:val="00F3475F"/>
    <w:rsid w:val="00F347EF"/>
    <w:rsid w:val="00F35371"/>
    <w:rsid w:val="00F354B3"/>
    <w:rsid w:val="00F360A2"/>
    <w:rsid w:val="00F3618C"/>
    <w:rsid w:val="00F36576"/>
    <w:rsid w:val="00F37443"/>
    <w:rsid w:val="00F3760A"/>
    <w:rsid w:val="00F378BB"/>
    <w:rsid w:val="00F378F2"/>
    <w:rsid w:val="00F416A2"/>
    <w:rsid w:val="00F418AD"/>
    <w:rsid w:val="00F42193"/>
    <w:rsid w:val="00F4294B"/>
    <w:rsid w:val="00F4362F"/>
    <w:rsid w:val="00F4396E"/>
    <w:rsid w:val="00F4460E"/>
    <w:rsid w:val="00F449CE"/>
    <w:rsid w:val="00F4525A"/>
    <w:rsid w:val="00F45A4A"/>
    <w:rsid w:val="00F45E29"/>
    <w:rsid w:val="00F45ECF"/>
    <w:rsid w:val="00F46398"/>
    <w:rsid w:val="00F46B4A"/>
    <w:rsid w:val="00F46E9C"/>
    <w:rsid w:val="00F50E52"/>
    <w:rsid w:val="00F51D03"/>
    <w:rsid w:val="00F52326"/>
    <w:rsid w:val="00F52795"/>
    <w:rsid w:val="00F53006"/>
    <w:rsid w:val="00F534AE"/>
    <w:rsid w:val="00F539BD"/>
    <w:rsid w:val="00F53AEE"/>
    <w:rsid w:val="00F53E38"/>
    <w:rsid w:val="00F544C5"/>
    <w:rsid w:val="00F54F3C"/>
    <w:rsid w:val="00F55244"/>
    <w:rsid w:val="00F55731"/>
    <w:rsid w:val="00F55905"/>
    <w:rsid w:val="00F55CC2"/>
    <w:rsid w:val="00F55D25"/>
    <w:rsid w:val="00F5715A"/>
    <w:rsid w:val="00F5729D"/>
    <w:rsid w:val="00F57A02"/>
    <w:rsid w:val="00F6072A"/>
    <w:rsid w:val="00F61AFE"/>
    <w:rsid w:val="00F62762"/>
    <w:rsid w:val="00F633C1"/>
    <w:rsid w:val="00F633CE"/>
    <w:rsid w:val="00F63516"/>
    <w:rsid w:val="00F64A52"/>
    <w:rsid w:val="00F653C8"/>
    <w:rsid w:val="00F6561B"/>
    <w:rsid w:val="00F65937"/>
    <w:rsid w:val="00F65AAC"/>
    <w:rsid w:val="00F677E0"/>
    <w:rsid w:val="00F67CB0"/>
    <w:rsid w:val="00F7073B"/>
    <w:rsid w:val="00F70B1C"/>
    <w:rsid w:val="00F7221C"/>
    <w:rsid w:val="00F731D1"/>
    <w:rsid w:val="00F73BE1"/>
    <w:rsid w:val="00F753F9"/>
    <w:rsid w:val="00F75DD4"/>
    <w:rsid w:val="00F7621E"/>
    <w:rsid w:val="00F766A7"/>
    <w:rsid w:val="00F80279"/>
    <w:rsid w:val="00F80D4B"/>
    <w:rsid w:val="00F815E1"/>
    <w:rsid w:val="00F81C75"/>
    <w:rsid w:val="00F81FF1"/>
    <w:rsid w:val="00F82F52"/>
    <w:rsid w:val="00F8392A"/>
    <w:rsid w:val="00F83D32"/>
    <w:rsid w:val="00F8422C"/>
    <w:rsid w:val="00F84B06"/>
    <w:rsid w:val="00F850CA"/>
    <w:rsid w:val="00F852CE"/>
    <w:rsid w:val="00F85DA8"/>
    <w:rsid w:val="00F85E8F"/>
    <w:rsid w:val="00F873B7"/>
    <w:rsid w:val="00F87EA9"/>
    <w:rsid w:val="00F87F51"/>
    <w:rsid w:val="00F90FBF"/>
    <w:rsid w:val="00F915A3"/>
    <w:rsid w:val="00F91EE4"/>
    <w:rsid w:val="00F91FD0"/>
    <w:rsid w:val="00F9215C"/>
    <w:rsid w:val="00F93527"/>
    <w:rsid w:val="00F93F04"/>
    <w:rsid w:val="00F94936"/>
    <w:rsid w:val="00F94D36"/>
    <w:rsid w:val="00F94F38"/>
    <w:rsid w:val="00F95A08"/>
    <w:rsid w:val="00F96300"/>
    <w:rsid w:val="00F9675A"/>
    <w:rsid w:val="00F967C6"/>
    <w:rsid w:val="00F97207"/>
    <w:rsid w:val="00FA02CB"/>
    <w:rsid w:val="00FA08EC"/>
    <w:rsid w:val="00FA131F"/>
    <w:rsid w:val="00FA1474"/>
    <w:rsid w:val="00FA14AA"/>
    <w:rsid w:val="00FA21DC"/>
    <w:rsid w:val="00FA4263"/>
    <w:rsid w:val="00FA4371"/>
    <w:rsid w:val="00FA49B8"/>
    <w:rsid w:val="00FA4AA9"/>
    <w:rsid w:val="00FA4CE0"/>
    <w:rsid w:val="00FA6139"/>
    <w:rsid w:val="00FA66E3"/>
    <w:rsid w:val="00FA72B0"/>
    <w:rsid w:val="00FA767B"/>
    <w:rsid w:val="00FA7D0C"/>
    <w:rsid w:val="00FB3286"/>
    <w:rsid w:val="00FB3F2F"/>
    <w:rsid w:val="00FB46A1"/>
    <w:rsid w:val="00FB4A9A"/>
    <w:rsid w:val="00FB4CC3"/>
    <w:rsid w:val="00FB5ACC"/>
    <w:rsid w:val="00FB5D2D"/>
    <w:rsid w:val="00FB6456"/>
    <w:rsid w:val="00FB72A3"/>
    <w:rsid w:val="00FB731A"/>
    <w:rsid w:val="00FB79DA"/>
    <w:rsid w:val="00FB7F9A"/>
    <w:rsid w:val="00FC02CA"/>
    <w:rsid w:val="00FC19BE"/>
    <w:rsid w:val="00FC1BCE"/>
    <w:rsid w:val="00FC1C39"/>
    <w:rsid w:val="00FC1D26"/>
    <w:rsid w:val="00FC1DC8"/>
    <w:rsid w:val="00FC1F71"/>
    <w:rsid w:val="00FC24C0"/>
    <w:rsid w:val="00FC25CA"/>
    <w:rsid w:val="00FC2CCC"/>
    <w:rsid w:val="00FC38EE"/>
    <w:rsid w:val="00FC4551"/>
    <w:rsid w:val="00FC45DC"/>
    <w:rsid w:val="00FC47A8"/>
    <w:rsid w:val="00FC5910"/>
    <w:rsid w:val="00FC6520"/>
    <w:rsid w:val="00FC6931"/>
    <w:rsid w:val="00FC7029"/>
    <w:rsid w:val="00FC7C84"/>
    <w:rsid w:val="00FD0081"/>
    <w:rsid w:val="00FD033F"/>
    <w:rsid w:val="00FD1232"/>
    <w:rsid w:val="00FD28F9"/>
    <w:rsid w:val="00FD37C7"/>
    <w:rsid w:val="00FD3A2E"/>
    <w:rsid w:val="00FD5287"/>
    <w:rsid w:val="00FD5CB4"/>
    <w:rsid w:val="00FD6360"/>
    <w:rsid w:val="00FD6630"/>
    <w:rsid w:val="00FD6911"/>
    <w:rsid w:val="00FD73BB"/>
    <w:rsid w:val="00FE003B"/>
    <w:rsid w:val="00FE06C5"/>
    <w:rsid w:val="00FE20EE"/>
    <w:rsid w:val="00FE24BD"/>
    <w:rsid w:val="00FE2F4B"/>
    <w:rsid w:val="00FE2FD3"/>
    <w:rsid w:val="00FE460C"/>
    <w:rsid w:val="00FE46A4"/>
    <w:rsid w:val="00FE4F7B"/>
    <w:rsid w:val="00FE6010"/>
    <w:rsid w:val="00FE654A"/>
    <w:rsid w:val="00FE67A7"/>
    <w:rsid w:val="00FE67AD"/>
    <w:rsid w:val="00FE754B"/>
    <w:rsid w:val="00FE7EDA"/>
    <w:rsid w:val="00FF0F5C"/>
    <w:rsid w:val="00FF22B8"/>
    <w:rsid w:val="00FF3A26"/>
    <w:rsid w:val="00FF3BD4"/>
    <w:rsid w:val="00FF527C"/>
    <w:rsid w:val="00FF58E0"/>
    <w:rsid w:val="00FF5B68"/>
    <w:rsid w:val="00FF5CA2"/>
    <w:rsid w:val="00FF67D3"/>
    <w:rsid w:val="00FF6B91"/>
    <w:rsid w:val="00FF6B9C"/>
    <w:rsid w:val="00FF6D77"/>
    <w:rsid w:val="00FF747A"/>
    <w:rsid w:val="00FF7CAB"/>
    <w:rsid w:val="00FF7F45"/>
    <w:rsid w:val="02F979DF"/>
    <w:rsid w:val="04394D56"/>
    <w:rsid w:val="06846D2C"/>
    <w:rsid w:val="07A47332"/>
    <w:rsid w:val="07E37845"/>
    <w:rsid w:val="0899477E"/>
    <w:rsid w:val="0B3A748D"/>
    <w:rsid w:val="11B64F1A"/>
    <w:rsid w:val="135F1FF9"/>
    <w:rsid w:val="14717396"/>
    <w:rsid w:val="17713F9F"/>
    <w:rsid w:val="19A83AA7"/>
    <w:rsid w:val="1C4B5B78"/>
    <w:rsid w:val="1CE72F4B"/>
    <w:rsid w:val="1D6961AF"/>
    <w:rsid w:val="226D34EB"/>
    <w:rsid w:val="22CA7251"/>
    <w:rsid w:val="23C64DF0"/>
    <w:rsid w:val="241E1145"/>
    <w:rsid w:val="257F7245"/>
    <w:rsid w:val="25AE4CCF"/>
    <w:rsid w:val="2604167E"/>
    <w:rsid w:val="260D0B83"/>
    <w:rsid w:val="2659648B"/>
    <w:rsid w:val="2AC45D19"/>
    <w:rsid w:val="2AF27D07"/>
    <w:rsid w:val="2B1920FD"/>
    <w:rsid w:val="2C3D3123"/>
    <w:rsid w:val="2C9B19F9"/>
    <w:rsid w:val="2EB66160"/>
    <w:rsid w:val="31A025E1"/>
    <w:rsid w:val="33782F00"/>
    <w:rsid w:val="342A4407"/>
    <w:rsid w:val="3A50377E"/>
    <w:rsid w:val="3A642AF3"/>
    <w:rsid w:val="3D061BC0"/>
    <w:rsid w:val="3D7F6E11"/>
    <w:rsid w:val="417F34EA"/>
    <w:rsid w:val="4220781E"/>
    <w:rsid w:val="452E4E75"/>
    <w:rsid w:val="46AF11AB"/>
    <w:rsid w:val="476B23A9"/>
    <w:rsid w:val="484C349D"/>
    <w:rsid w:val="49AB3390"/>
    <w:rsid w:val="4A5679AE"/>
    <w:rsid w:val="4B5925CE"/>
    <w:rsid w:val="4D587E7A"/>
    <w:rsid w:val="4E222D51"/>
    <w:rsid w:val="58946423"/>
    <w:rsid w:val="591175F4"/>
    <w:rsid w:val="5A86368F"/>
    <w:rsid w:val="5C145C99"/>
    <w:rsid w:val="60FB6A9E"/>
    <w:rsid w:val="62732725"/>
    <w:rsid w:val="62DF0033"/>
    <w:rsid w:val="63A147C1"/>
    <w:rsid w:val="63DE5833"/>
    <w:rsid w:val="68032D5A"/>
    <w:rsid w:val="6E1164EC"/>
    <w:rsid w:val="6E15247F"/>
    <w:rsid w:val="6EFC2CBF"/>
    <w:rsid w:val="721411AB"/>
    <w:rsid w:val="72366C4B"/>
    <w:rsid w:val="73EE7354"/>
    <w:rsid w:val="77CA4475"/>
    <w:rsid w:val="78884062"/>
    <w:rsid w:val="788C0E56"/>
    <w:rsid w:val="7A9A0404"/>
    <w:rsid w:val="7AB55A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432046-570A-420B-811E-44BE50B4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qFormat/>
    <w:rPr>
      <w:color w:val="0000FF"/>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10">
    <w:name w:val="列出段落1"/>
    <w:basedOn w:val="a"/>
    <w:uiPriority w:val="34"/>
    <w:qFormat/>
    <w:pPr>
      <w:ind w:firstLineChars="200" w:firstLine="420"/>
    </w:p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1">
    <w:name w:val="不明显强调1"/>
    <w:basedOn w:val="a0"/>
    <w:uiPriority w:val="19"/>
    <w:qFormat/>
    <w:rPr>
      <w:i/>
      <w:iCs/>
      <w:color w:val="404040" w:themeColor="text1" w:themeTint="BF"/>
    </w:rPr>
  </w:style>
  <w:style w:type="character" w:customStyle="1" w:styleId="1Char">
    <w:name w:val="标题 1 Char"/>
    <w:basedOn w:val="a0"/>
    <w:link w:val="1"/>
    <w:uiPriority w:val="9"/>
    <w:rPr>
      <w:b/>
      <w:bCs/>
      <w:kern w:val="44"/>
      <w:sz w:val="44"/>
      <w:szCs w:val="44"/>
    </w:rPr>
  </w:style>
  <w:style w:type="character" w:customStyle="1" w:styleId="apple-converted-space">
    <w:name w:val="apple-converted-space"/>
    <w:basedOn w:val="a0"/>
  </w:style>
  <w:style w:type="character" w:customStyle="1" w:styleId="Char">
    <w:name w:val="批注框文本 Char"/>
    <w:basedOn w:val="a0"/>
    <w:link w:val="a3"/>
    <w:uiPriority w:val="99"/>
    <w:semiHidden/>
    <w:rPr>
      <w:sz w:val="18"/>
      <w:szCs w:val="18"/>
    </w:rPr>
  </w:style>
  <w:style w:type="paragraph" w:styleId="a7">
    <w:name w:val="List Paragraph"/>
    <w:basedOn w:val="a"/>
    <w:uiPriority w:val="34"/>
    <w:qFormat/>
    <w:rsid w:val="007609AC"/>
    <w:pPr>
      <w:ind w:firstLineChars="200" w:firstLine="420"/>
    </w:pPr>
  </w:style>
  <w:style w:type="table" w:styleId="a8">
    <w:name w:val="Table Grid"/>
    <w:basedOn w:val="a1"/>
    <w:uiPriority w:val="39"/>
    <w:rsid w:val="00D07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Revision"/>
    <w:hidden/>
    <w:uiPriority w:val="99"/>
    <w:semiHidden/>
    <w:rsid w:val="00014A1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414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2.jpeg"/><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image" Target="media/image25.jpe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void(0);" TargetMode="External"/><Relationship Id="rId24" Type="http://schemas.openxmlformats.org/officeDocument/2006/relationships/hyperlink" Target="javascript:void(0);" TargetMode="External"/><Relationship Id="rId32" Type="http://schemas.openxmlformats.org/officeDocument/2006/relationships/oleObject" Target="embeddings/oleObject4.bin"/><Relationship Id="rId37" Type="http://schemas.openxmlformats.org/officeDocument/2006/relationships/image" Target="media/image21.wmf"/><Relationship Id="rId40" Type="http://schemas.openxmlformats.org/officeDocument/2006/relationships/image" Target="media/image23.jpe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hyperlink" Target="javascript:void(0);" TargetMode="External"/><Relationship Id="rId28" Type="http://schemas.openxmlformats.org/officeDocument/2006/relationships/image" Target="media/image13.jpe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w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hyperlink" Target="https://en.wikipedia.org/wiki/String_(computing)" TargetMode="External"/><Relationship Id="rId27" Type="http://schemas.openxmlformats.org/officeDocument/2006/relationships/hyperlink" Target="javascript:void(0);" TargetMode="External"/><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6.jpeg"/><Relationship Id="rId8" Type="http://schemas.openxmlformats.org/officeDocument/2006/relationships/image" Target="media/image2.wmf"/><Relationship Id="rId3" Type="http://schemas.openxmlformats.org/officeDocument/2006/relationships/numbering" Target="numbering.xml"/><Relationship Id="rId12" Type="http://schemas.openxmlformats.org/officeDocument/2006/relationships/hyperlink" Target="javascript:void(0);"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oleObject" Target="embeddings/oleObject5.bin"/><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DDD25B-B138-437C-B36E-0F51DAB00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27</Pages>
  <Words>5771</Words>
  <Characters>32896</Characters>
  <Application>Microsoft Office Word</Application>
  <DocSecurity>0</DocSecurity>
  <Lines>274</Lines>
  <Paragraphs>77</Paragraphs>
  <ScaleCrop>false</ScaleCrop>
  <Company/>
  <LinksUpToDate>false</LinksUpToDate>
  <CharactersWithSpaces>38590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chenhao jin</dc:creator>
  <cp:lastModifiedBy>asd</cp:lastModifiedBy>
  <cp:revision>3441</cp:revision>
  <cp:lastPrinted>2016-12-20T15:17:00Z</cp:lastPrinted>
  <dcterms:created xsi:type="dcterms:W3CDTF">2016-11-30T08:09:00Z</dcterms:created>
  <dcterms:modified xsi:type="dcterms:W3CDTF">2017-04-19T09:41:00Z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2052-10.1.0.6028</vt:lpwstr>
  </property>
</Properties>
</file>